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6EF2F" w14:textId="024E93AE" w:rsidR="007260BB" w:rsidRPr="007260BB" w:rsidRDefault="007260BB" w:rsidP="007260BB">
      <w:pPr>
        <w:ind w:left="720" w:hanging="360"/>
        <w:jc w:val="center"/>
        <w:rPr>
          <w:b/>
          <w:bCs/>
          <w:u w:val="single"/>
        </w:rPr>
      </w:pPr>
      <w:proofErr w:type="spellStart"/>
      <w:r w:rsidRPr="007260BB">
        <w:rPr>
          <w:b/>
          <w:bCs/>
          <w:u w:val="single"/>
        </w:rPr>
        <w:t>Wednesday</w:t>
      </w:r>
      <w:proofErr w:type="spellEnd"/>
      <w:r w:rsidRPr="007260BB">
        <w:rPr>
          <w:b/>
          <w:bCs/>
          <w:u w:val="single"/>
        </w:rPr>
        <w:t xml:space="preserve">, </w:t>
      </w:r>
      <w:proofErr w:type="spellStart"/>
      <w:r w:rsidRPr="007260BB">
        <w:rPr>
          <w:b/>
          <w:bCs/>
          <w:u w:val="single"/>
        </w:rPr>
        <w:t>January</w:t>
      </w:r>
      <w:proofErr w:type="spellEnd"/>
      <w:r w:rsidRPr="007260BB">
        <w:rPr>
          <w:b/>
          <w:bCs/>
          <w:u w:val="single"/>
        </w:rPr>
        <w:t xml:space="preserve"> 31st</w:t>
      </w:r>
    </w:p>
    <w:p w14:paraId="3B68ED20" w14:textId="77777777" w:rsidR="007260BB" w:rsidRDefault="007260BB" w:rsidP="008B5134">
      <w:pPr>
        <w:ind w:left="720" w:hanging="360"/>
      </w:pPr>
    </w:p>
    <w:p w14:paraId="439B24A5" w14:textId="7281DE79" w:rsidR="00CE0FC0" w:rsidRDefault="008B5134" w:rsidP="008B5134">
      <w:pPr>
        <w:pStyle w:val="Sansinterligne"/>
        <w:numPr>
          <w:ilvl w:val="0"/>
          <w:numId w:val="2"/>
        </w:numPr>
        <w:rPr>
          <w:u w:val="single"/>
          <w:lang w:val="en-US"/>
        </w:rPr>
      </w:pPr>
      <w:r w:rsidRPr="008B5134">
        <w:rPr>
          <w:u w:val="single"/>
          <w:lang w:val="en-US"/>
        </w:rPr>
        <w:t>Y</w:t>
      </w:r>
      <w:r w:rsidR="00CE0FC0" w:rsidRPr="008B5134">
        <w:rPr>
          <w:u w:val="single"/>
          <w:lang w:val="en-US"/>
        </w:rPr>
        <w:t>ou'll learn basics like introducing yourself, making small talk, and discussing your work.</w:t>
      </w:r>
    </w:p>
    <w:p w14:paraId="6084CB02" w14:textId="3F7FA1E8" w:rsidR="008B5134" w:rsidRDefault="00917CA5" w:rsidP="008B5134">
      <w:pPr>
        <w:pStyle w:val="Sansinterligne"/>
        <w:ind w:left="720"/>
        <w:rPr>
          <w:u w:val="single"/>
          <w:lang w:val="en-US"/>
        </w:rPr>
      </w:pPr>
      <w:hyperlink r:id="rId5" w:history="1">
        <w:r w:rsidR="008B5134" w:rsidRPr="006C2AEE">
          <w:rPr>
            <w:rStyle w:val="Lienhypertexte"/>
            <w:lang w:val="en-US"/>
          </w:rPr>
          <w:t>https://www.freecodecamp.org/learn/a2-english-for-developers/</w:t>
        </w:r>
      </w:hyperlink>
    </w:p>
    <w:p w14:paraId="3D5AA6EE" w14:textId="77777777" w:rsidR="008B5134" w:rsidRDefault="008B5134" w:rsidP="008B5134">
      <w:pPr>
        <w:pStyle w:val="Sansinterligne"/>
        <w:ind w:left="720"/>
        <w:rPr>
          <w:u w:val="single"/>
          <w:lang w:val="en-US"/>
        </w:rPr>
      </w:pPr>
    </w:p>
    <w:p w14:paraId="632D02DF" w14:textId="66F0E92C" w:rsidR="00452A0A" w:rsidRDefault="00452A0A" w:rsidP="008B5134">
      <w:pPr>
        <w:pStyle w:val="Sansinterligne"/>
        <w:ind w:left="720"/>
        <w:rPr>
          <w:u w:val="single"/>
          <w:lang w:val="en-US"/>
        </w:rPr>
      </w:pPr>
      <w:r>
        <w:rPr>
          <w:u w:val="single"/>
          <w:lang w:val="en-US"/>
        </w:rPr>
        <w:t>Oral comprehension, vocabulary and structures, practice with role plays.</w:t>
      </w:r>
    </w:p>
    <w:p w14:paraId="5EE897E0" w14:textId="77777777" w:rsidR="00452A0A" w:rsidRPr="008B5134" w:rsidRDefault="00452A0A" w:rsidP="008B5134">
      <w:pPr>
        <w:pStyle w:val="Sansinterligne"/>
        <w:ind w:left="720"/>
        <w:rPr>
          <w:u w:val="single"/>
          <w:lang w:val="en-US"/>
        </w:rPr>
      </w:pPr>
    </w:p>
    <w:p w14:paraId="53B6E71B" w14:textId="77777777" w:rsidR="008B5134" w:rsidRPr="008B5134" w:rsidRDefault="008B5134" w:rsidP="008B5134">
      <w:pPr>
        <w:pStyle w:val="Sansinterligne"/>
        <w:rPr>
          <w:lang w:val="en-US"/>
        </w:rPr>
      </w:pPr>
    </w:p>
    <w:p w14:paraId="345CD99F" w14:textId="15A96C55" w:rsidR="00CE0FC0" w:rsidRPr="00CE0FC0" w:rsidRDefault="008B5134" w:rsidP="008B5134">
      <w:pPr>
        <w:pStyle w:val="Sansinterligne"/>
        <w:rPr>
          <w:rFonts w:eastAsia="Times New Roman"/>
          <w:b/>
          <w:bCs/>
          <w:kern w:val="0"/>
          <w:lang w:val="en-US" w:eastAsia="fr-FR"/>
          <w14:ligatures w14:val="none"/>
        </w:rPr>
      </w:pPr>
      <w:r>
        <w:rPr>
          <w:rFonts w:eastAsia="Times New Roman"/>
          <w:b/>
          <w:bCs/>
          <w:kern w:val="0"/>
          <w:lang w:val="en-US" w:eastAsia="fr-FR"/>
          <w14:ligatures w14:val="none"/>
        </w:rPr>
        <w:t xml:space="preserve">1 A) </w:t>
      </w:r>
      <w:r w:rsidR="00CE0FC0" w:rsidRPr="00CE0FC0">
        <w:rPr>
          <w:rFonts w:eastAsia="Times New Roman"/>
          <w:b/>
          <w:bCs/>
          <w:kern w:val="0"/>
          <w:lang w:val="en-US" w:eastAsia="fr-FR"/>
          <w14:ligatures w14:val="none"/>
        </w:rPr>
        <w:t>Learn Greetings in your First Day at the Office</w:t>
      </w:r>
    </w:p>
    <w:p w14:paraId="69156D2B" w14:textId="77777777" w:rsidR="00CE0FC0" w:rsidRPr="008B5134" w:rsidRDefault="00CE0FC0" w:rsidP="008B5134">
      <w:pPr>
        <w:pStyle w:val="Sansinterligne"/>
        <w:rPr>
          <w:rFonts w:eastAsia="Times New Roman"/>
          <w:kern w:val="0"/>
          <w:lang w:val="en-US" w:eastAsia="fr-FR"/>
          <w14:ligatures w14:val="none"/>
        </w:rPr>
      </w:pPr>
      <w:r w:rsidRPr="00CE0FC0">
        <w:rPr>
          <w:rFonts w:eastAsia="Times New Roman"/>
          <w:kern w:val="0"/>
          <w:lang w:val="en-US" w:eastAsia="fr-FR"/>
          <w14:ligatures w14:val="none"/>
        </w:rPr>
        <w:t>In this first course, you'll learn common expressions for situations you may encounter on your first day at work. You'll learn about introductions, getting to know people, asking for lunch recommendations, and getting an access card from security.</w:t>
      </w:r>
    </w:p>
    <w:p w14:paraId="69FB127E" w14:textId="38207BA6" w:rsidR="008B5134" w:rsidRPr="008B5134" w:rsidRDefault="008B5134" w:rsidP="008B5134">
      <w:pPr>
        <w:pStyle w:val="Sansinterligne"/>
        <w:rPr>
          <w:rFonts w:eastAsia="Times New Roman"/>
          <w:kern w:val="0"/>
          <w:lang w:val="en-US" w:eastAsia="fr-FR"/>
          <w14:ligatures w14:val="none"/>
        </w:rPr>
      </w:pPr>
    </w:p>
    <w:p w14:paraId="627EC470" w14:textId="77777777" w:rsidR="008B5134" w:rsidRPr="008B5134" w:rsidRDefault="008B5134" w:rsidP="008B5134">
      <w:pPr>
        <w:pStyle w:val="Sansinterligne"/>
        <w:rPr>
          <w:rFonts w:eastAsia="Times New Roman"/>
          <w:kern w:val="0"/>
          <w:lang w:val="en-US" w:eastAsia="fr-FR"/>
          <w14:ligatures w14:val="none"/>
        </w:rPr>
      </w:pPr>
    </w:p>
    <w:p w14:paraId="35F9E1E7" w14:textId="1786F40F" w:rsidR="008B5134" w:rsidRPr="008B5134" w:rsidRDefault="008B5134" w:rsidP="008B5134">
      <w:pPr>
        <w:pStyle w:val="Sansinterligne"/>
        <w:rPr>
          <w:b/>
          <w:bCs/>
          <w:lang w:val="en-US"/>
        </w:rPr>
      </w:pPr>
      <w:r w:rsidRPr="008B5134">
        <w:rPr>
          <w:b/>
          <w:bCs/>
          <w:lang w:val="en-US"/>
        </w:rPr>
        <w:t>1 B) Learn Introductions in an Online Team Meeting</w:t>
      </w:r>
    </w:p>
    <w:p w14:paraId="4E5C2D7D" w14:textId="77777777" w:rsidR="008B5134" w:rsidRDefault="008B5134" w:rsidP="008B5134">
      <w:pPr>
        <w:pStyle w:val="Sansinterligne"/>
        <w:rPr>
          <w:lang w:val="en-US"/>
        </w:rPr>
      </w:pPr>
      <w:r w:rsidRPr="008B5134">
        <w:rPr>
          <w:lang w:val="en-US"/>
        </w:rPr>
        <w:t>In this course, you'll learn how to give a personal introduction. You'll also learn how to state your profession, and share your goals in group meetings.</w:t>
      </w:r>
    </w:p>
    <w:p w14:paraId="38DC3B5C" w14:textId="77777777" w:rsidR="008B5134" w:rsidRDefault="008B5134" w:rsidP="008B5134">
      <w:pPr>
        <w:pStyle w:val="Sansinterligne"/>
        <w:rPr>
          <w:lang w:val="en-US"/>
        </w:rPr>
      </w:pPr>
    </w:p>
    <w:p w14:paraId="6D967328" w14:textId="77777777" w:rsidR="008B5134" w:rsidRPr="008B5134" w:rsidRDefault="008B5134" w:rsidP="008B5134">
      <w:pPr>
        <w:pStyle w:val="Sansinterligne"/>
        <w:rPr>
          <w:b/>
          <w:bCs/>
          <w:lang w:val="en-US"/>
        </w:rPr>
      </w:pPr>
      <w:r w:rsidRPr="008B5134">
        <w:rPr>
          <w:b/>
          <w:bCs/>
          <w:lang w:val="en-US"/>
        </w:rPr>
        <w:t>1C) Learn Conversation Starters in the Break Room</w:t>
      </w:r>
    </w:p>
    <w:p w14:paraId="3FCCAF7B" w14:textId="4005688D" w:rsidR="008B5134" w:rsidRPr="008B5134" w:rsidRDefault="008B5134" w:rsidP="008B5134">
      <w:pPr>
        <w:pStyle w:val="NormalWeb"/>
        <w:spacing w:before="0" w:beforeAutospacing="0" w:after="0" w:afterAutospacing="0"/>
        <w:rPr>
          <w:rFonts w:asciiTheme="minorHAnsi" w:eastAsiaTheme="minorHAnsi" w:hAnsiTheme="minorHAnsi" w:cstheme="minorBidi"/>
          <w:kern w:val="2"/>
          <w:sz w:val="22"/>
          <w:szCs w:val="22"/>
          <w:lang w:val="en-US" w:eastAsia="en-US"/>
          <w14:ligatures w14:val="standardContextual"/>
        </w:rPr>
      </w:pPr>
      <w:r w:rsidRPr="008B5134">
        <w:rPr>
          <w:rFonts w:asciiTheme="minorHAnsi" w:eastAsiaTheme="minorHAnsi" w:hAnsiTheme="minorHAnsi" w:cstheme="minorBidi"/>
          <w:kern w:val="2"/>
          <w:sz w:val="22"/>
          <w:szCs w:val="22"/>
          <w:lang w:val="en-US" w:eastAsia="en-US"/>
          <w14:ligatures w14:val="standardContextual"/>
        </w:rPr>
        <w:t>In this course, you'll learn how to start a conversation in casual settings. You'll also learn how to talk about your hobbies and personality traits. You'll even learn how to ask about places around the town</w:t>
      </w:r>
      <w:r>
        <w:rPr>
          <w:rFonts w:asciiTheme="minorHAnsi" w:eastAsiaTheme="minorHAnsi" w:hAnsiTheme="minorHAnsi" w:cstheme="minorBidi"/>
          <w:kern w:val="2"/>
          <w:sz w:val="22"/>
          <w:szCs w:val="22"/>
          <w:lang w:val="en-US" w:eastAsia="en-US"/>
          <w14:ligatures w14:val="standardContextual"/>
        </w:rPr>
        <w:t>.</w:t>
      </w:r>
    </w:p>
    <w:p w14:paraId="27F11737" w14:textId="2A74D588" w:rsidR="008B5134" w:rsidRPr="008B5134" w:rsidRDefault="008B5134" w:rsidP="008B5134">
      <w:pPr>
        <w:pStyle w:val="Sansinterligne"/>
        <w:rPr>
          <w:lang w:val="en-US"/>
        </w:rPr>
      </w:pPr>
    </w:p>
    <w:p w14:paraId="415C3837" w14:textId="1DF77C37" w:rsidR="00CE0FC0" w:rsidRPr="008B5134" w:rsidRDefault="00CE0FC0" w:rsidP="008B5134">
      <w:pPr>
        <w:pStyle w:val="Sansinterligne"/>
        <w:rPr>
          <w:lang w:val="en-US"/>
        </w:rPr>
      </w:pPr>
    </w:p>
    <w:p w14:paraId="66D8DF1C" w14:textId="77777777" w:rsidR="0078027F" w:rsidRPr="005F169D" w:rsidRDefault="0078027F" w:rsidP="0078027F">
      <w:pPr>
        <w:pStyle w:val="NormalWeb"/>
        <w:shd w:val="clear" w:color="auto" w:fill="FFFFFF"/>
        <w:rPr>
          <w:rFonts w:ascii="Segoe UI" w:hAnsi="Segoe UI" w:cs="Segoe UI"/>
          <w:color w:val="171717"/>
          <w:sz w:val="30"/>
          <w:szCs w:val="30"/>
          <w:lang w:val="en-US"/>
        </w:rPr>
      </w:pPr>
      <w:r w:rsidRPr="005F169D">
        <w:rPr>
          <w:rStyle w:val="lev"/>
          <w:rFonts w:ascii="Segoe UI" w:hAnsi="Segoe UI" w:cs="Segoe UI"/>
          <w:color w:val="171717"/>
          <w:sz w:val="30"/>
          <w:szCs w:val="30"/>
          <w:lang w:val="en-US"/>
        </w:rPr>
        <w:t>Sentence A</w:t>
      </w:r>
      <w:r w:rsidRPr="005F169D">
        <w:rPr>
          <w:rFonts w:ascii="Segoe UI" w:hAnsi="Segoe UI" w:cs="Segoe UI"/>
          <w:color w:val="171717"/>
          <w:sz w:val="30"/>
          <w:szCs w:val="30"/>
          <w:lang w:val="en-US"/>
        </w:rPr>
        <w:t>: The new Software doesn’t fulfill our requirements.</w:t>
      </w:r>
      <w:r w:rsidRPr="005F169D">
        <w:rPr>
          <w:rFonts w:ascii="Segoe UI" w:hAnsi="Segoe UI" w:cs="Segoe UI"/>
          <w:color w:val="171717"/>
          <w:sz w:val="30"/>
          <w:szCs w:val="30"/>
          <w:lang w:val="en-US"/>
        </w:rPr>
        <w:br/>
      </w:r>
      <w:r w:rsidRPr="005F169D">
        <w:rPr>
          <w:rStyle w:val="lev"/>
          <w:rFonts w:ascii="Segoe UI" w:hAnsi="Segoe UI" w:cs="Segoe UI"/>
          <w:color w:val="171717"/>
          <w:sz w:val="30"/>
          <w:szCs w:val="30"/>
          <w:lang w:val="en-US"/>
        </w:rPr>
        <w:t>Sentence B</w:t>
      </w:r>
      <w:r w:rsidRPr="005F169D">
        <w:rPr>
          <w:rFonts w:ascii="Segoe UI" w:hAnsi="Segoe UI" w:cs="Segoe UI"/>
          <w:color w:val="171717"/>
          <w:sz w:val="30"/>
          <w:szCs w:val="30"/>
          <w:lang w:val="en-US"/>
        </w:rPr>
        <w:t>: The new Software doesn’t have the things we need.</w:t>
      </w:r>
    </w:p>
    <w:p w14:paraId="28F430A8" w14:textId="77777777" w:rsidR="0078027F" w:rsidRPr="005F169D" w:rsidRDefault="0078027F" w:rsidP="0078027F">
      <w:pPr>
        <w:pStyle w:val="NormalWeb"/>
        <w:shd w:val="clear" w:color="auto" w:fill="FFFFFF"/>
        <w:rPr>
          <w:rFonts w:ascii="Segoe UI" w:hAnsi="Segoe UI" w:cs="Segoe UI"/>
          <w:color w:val="171717"/>
          <w:sz w:val="30"/>
          <w:szCs w:val="30"/>
          <w:lang w:val="en-US"/>
        </w:rPr>
      </w:pPr>
      <w:r w:rsidRPr="005F169D">
        <w:rPr>
          <w:rFonts w:ascii="Segoe UI" w:hAnsi="Segoe UI" w:cs="Segoe UI"/>
          <w:color w:val="171717"/>
          <w:sz w:val="30"/>
          <w:szCs w:val="30"/>
          <w:lang w:val="en-US"/>
        </w:rPr>
        <w:t>Technically, both sentences are grammatically correct, but "fulfill our requirements" is overly formal and awkward. It's more suited for a business document than an everyday conversation. Sentence B is simpler and closer to what a native speaker would say.</w:t>
      </w:r>
    </w:p>
    <w:p w14:paraId="0ED1AF32" w14:textId="77777777" w:rsidR="00F1545D" w:rsidRDefault="00F1545D" w:rsidP="008B5134">
      <w:pPr>
        <w:pStyle w:val="Sansinterligne"/>
        <w:rPr>
          <w:lang w:val="en-US"/>
        </w:rPr>
      </w:pPr>
    </w:p>
    <w:p w14:paraId="738DCE20" w14:textId="77777777" w:rsidR="00F1545D" w:rsidRDefault="00F1545D" w:rsidP="008B5134">
      <w:pPr>
        <w:pStyle w:val="Sansinterligne"/>
        <w:rPr>
          <w:lang w:val="en-US"/>
        </w:rPr>
      </w:pPr>
    </w:p>
    <w:p w14:paraId="3B0228D6" w14:textId="1D3ACB16" w:rsidR="00CE0FC0" w:rsidRDefault="00F1545D" w:rsidP="008B5134">
      <w:pPr>
        <w:pStyle w:val="Sansinterligne"/>
        <w:rPr>
          <w:lang w:val="en-US"/>
        </w:rPr>
      </w:pPr>
      <w:r>
        <w:rPr>
          <w:lang w:val="en-US"/>
        </w:rPr>
        <w:t>---</w:t>
      </w:r>
    </w:p>
    <w:p w14:paraId="58464623" w14:textId="0BEE38ED" w:rsidR="0078027F" w:rsidRDefault="00BA50F4" w:rsidP="008B5134">
      <w:pPr>
        <w:pStyle w:val="Sansinterligne"/>
        <w:rPr>
          <w:lang w:val="en-US"/>
        </w:rPr>
      </w:pPr>
      <w:r>
        <w:rPr>
          <w:lang w:val="en-US"/>
        </w:rPr>
        <w:t>You’ve understood that, you don’t need to be a language expert to communicate in English</w:t>
      </w:r>
      <w:r w:rsidR="00F1545D">
        <w:rPr>
          <w:lang w:val="en-US"/>
        </w:rPr>
        <w:t>, but be able to convey the right message.</w:t>
      </w:r>
    </w:p>
    <w:p w14:paraId="0B9881D4" w14:textId="77777777" w:rsidR="0078027F" w:rsidRDefault="0078027F" w:rsidP="008B5134">
      <w:pPr>
        <w:pStyle w:val="Sansinterligne"/>
        <w:rPr>
          <w:lang w:val="en-US"/>
        </w:rPr>
      </w:pPr>
    </w:p>
    <w:p w14:paraId="07CEF4E5" w14:textId="77777777" w:rsidR="0078027F" w:rsidRPr="008B5134" w:rsidRDefault="0078027F" w:rsidP="008B5134">
      <w:pPr>
        <w:pStyle w:val="Sansinterligne"/>
        <w:rPr>
          <w:lang w:val="en-US"/>
        </w:rPr>
      </w:pPr>
    </w:p>
    <w:p w14:paraId="31D9AE4D" w14:textId="13FDB36F" w:rsidR="00CE0FC0" w:rsidRDefault="00CE0FC0" w:rsidP="008B5134">
      <w:pPr>
        <w:pStyle w:val="Sansinterligne"/>
        <w:rPr>
          <w:lang w:val="en-US"/>
        </w:rPr>
      </w:pPr>
      <w:r w:rsidRPr="008B5134">
        <w:rPr>
          <w:lang w:val="en-US"/>
        </w:rPr>
        <w:t>In the second half</w:t>
      </w:r>
      <w:r w:rsidR="007260BB">
        <w:rPr>
          <w:lang w:val="en-US"/>
        </w:rPr>
        <w:t xml:space="preserve"> (tomorrow)</w:t>
      </w:r>
      <w:r w:rsidRPr="008B5134">
        <w:rPr>
          <w:lang w:val="en-US"/>
        </w:rPr>
        <w:t>, you'll practice vocabulary specific to software development</w:t>
      </w:r>
      <w:r w:rsidR="007260BB">
        <w:rPr>
          <w:lang w:val="en-US"/>
        </w:rPr>
        <w:t>, review the lesson and English basics, try to understand technical documentation and more!</w:t>
      </w:r>
    </w:p>
    <w:p w14:paraId="29990AB1" w14:textId="77777777" w:rsidR="00C61D41" w:rsidRDefault="00C61D41" w:rsidP="008B5134">
      <w:pPr>
        <w:pStyle w:val="Sansinterligne"/>
        <w:rPr>
          <w:lang w:val="en-US"/>
        </w:rPr>
      </w:pPr>
    </w:p>
    <w:p w14:paraId="68709BAF" w14:textId="77777777" w:rsidR="00C61D41" w:rsidRDefault="00C61D41" w:rsidP="008B5134">
      <w:pPr>
        <w:pStyle w:val="Sansinterligne"/>
        <w:rPr>
          <w:lang w:val="en-US"/>
        </w:rPr>
      </w:pPr>
    </w:p>
    <w:p w14:paraId="10BF22BB" w14:textId="77777777" w:rsidR="00C61D41" w:rsidRDefault="00C61D41" w:rsidP="008B5134">
      <w:pPr>
        <w:pStyle w:val="Sansinterligne"/>
        <w:rPr>
          <w:lang w:val="en-US"/>
        </w:rPr>
      </w:pPr>
    </w:p>
    <w:p w14:paraId="23EE3BCD" w14:textId="77777777" w:rsidR="00C61D41" w:rsidRDefault="00C61D41" w:rsidP="008B5134">
      <w:pPr>
        <w:pStyle w:val="Sansinterligne"/>
        <w:rPr>
          <w:lang w:val="en-US"/>
        </w:rPr>
      </w:pPr>
    </w:p>
    <w:p w14:paraId="3CFD2113" w14:textId="77777777" w:rsidR="007607EF" w:rsidRDefault="007607EF" w:rsidP="008B5134">
      <w:pPr>
        <w:pStyle w:val="Sansinterligne"/>
        <w:rPr>
          <w:lang w:val="en-US"/>
        </w:rPr>
      </w:pPr>
    </w:p>
    <w:p w14:paraId="6A902974" w14:textId="55EABA15" w:rsidR="007607EF" w:rsidRDefault="007607EF" w:rsidP="008B5134">
      <w:pPr>
        <w:pStyle w:val="Sansinterligne"/>
        <w:rPr>
          <w:rFonts w:ascii="Montserrat" w:hAnsi="Montserrat"/>
          <w:color w:val="636C98"/>
          <w:sz w:val="27"/>
          <w:szCs w:val="27"/>
          <w:shd w:val="clear" w:color="auto" w:fill="FFFFFF"/>
          <w:lang w:val="en-US"/>
        </w:rPr>
      </w:pPr>
      <w:r w:rsidRPr="007607EF">
        <w:rPr>
          <w:rFonts w:ascii="Montserrat" w:hAnsi="Montserrat"/>
          <w:color w:val="636C98"/>
          <w:sz w:val="27"/>
          <w:szCs w:val="27"/>
          <w:shd w:val="clear" w:color="auto" w:fill="FFFFFF"/>
          <w:lang w:val="en-US"/>
        </w:rPr>
        <w:lastRenderedPageBreak/>
        <w:t>English is the official language of software development. In this article, we’ll discuss real-world English for developers</w:t>
      </w:r>
      <w:r>
        <w:rPr>
          <w:rFonts w:ascii="Montserrat" w:hAnsi="Montserrat"/>
          <w:color w:val="636C98"/>
          <w:sz w:val="27"/>
          <w:szCs w:val="27"/>
          <w:shd w:val="clear" w:color="auto" w:fill="FFFFFF"/>
          <w:lang w:val="en-US"/>
        </w:rPr>
        <w:t>.</w:t>
      </w:r>
    </w:p>
    <w:p w14:paraId="285304F2" w14:textId="77777777" w:rsidR="000F667A" w:rsidRDefault="000F667A" w:rsidP="000F667A">
      <w:pPr>
        <w:pStyle w:val="NormalWeb"/>
        <w:shd w:val="clear" w:color="auto" w:fill="FFFFFF"/>
        <w:spacing w:before="0" w:beforeAutospacing="0" w:after="420" w:afterAutospacing="0"/>
        <w:rPr>
          <w:rStyle w:val="Accentuation"/>
          <w:rFonts w:ascii="Montserrat" w:hAnsi="Montserrat"/>
          <w:sz w:val="27"/>
          <w:szCs w:val="27"/>
          <w:lang w:val="en-US"/>
        </w:rPr>
      </w:pPr>
      <w:r w:rsidRPr="000F667A">
        <w:rPr>
          <w:rStyle w:val="Accentuation"/>
          <w:rFonts w:ascii="Segoe UI Symbol" w:hAnsi="Segoe UI Symbol" w:cs="Segoe UI Symbol"/>
          <w:sz w:val="27"/>
          <w:szCs w:val="27"/>
          <w:lang w:val="en-US"/>
        </w:rPr>
        <w:t>✓</w:t>
      </w:r>
      <w:r w:rsidRPr="000F667A">
        <w:rPr>
          <w:rStyle w:val="Accentuation"/>
          <w:rFonts w:ascii="Montserrat" w:hAnsi="Montserrat"/>
          <w:sz w:val="27"/>
          <w:szCs w:val="27"/>
          <w:lang w:val="en-US"/>
        </w:rPr>
        <w:t xml:space="preserve"> Professional correspondence such as emails, memorandums, and formal letters</w:t>
      </w:r>
    </w:p>
    <w:p w14:paraId="04C8C9E0" w14:textId="77777777" w:rsidR="00314D27" w:rsidRPr="00314D27" w:rsidRDefault="00314D27" w:rsidP="00314D27">
      <w:pPr>
        <w:shd w:val="clear" w:color="auto" w:fill="FFFFFF"/>
        <w:spacing w:after="420" w:line="240" w:lineRule="auto"/>
        <w:rPr>
          <w:rFonts w:ascii="Montserrat" w:eastAsia="Times New Roman" w:hAnsi="Montserrat" w:cs="Times New Roman"/>
          <w:kern w:val="0"/>
          <w:sz w:val="27"/>
          <w:szCs w:val="27"/>
          <w:lang w:val="en-US" w:eastAsia="fr-FR"/>
          <w14:ligatures w14:val="none"/>
        </w:rPr>
      </w:pPr>
      <w:r w:rsidRPr="00314D27">
        <w:rPr>
          <w:rFonts w:ascii="Montserrat" w:eastAsia="Times New Roman" w:hAnsi="Montserrat" w:cs="Times New Roman"/>
          <w:kern w:val="0"/>
          <w:sz w:val="27"/>
          <w:szCs w:val="27"/>
          <w:lang w:val="en-US" w:eastAsia="fr-FR"/>
          <w14:ligatures w14:val="none"/>
        </w:rPr>
        <w:t>To demonstrate this, here is an example of an email from your project manager:</w:t>
      </w:r>
    </w:p>
    <w:p w14:paraId="25F549C7" w14:textId="7F2A5111" w:rsidR="00314D27" w:rsidRPr="00314D27" w:rsidRDefault="00314D27" w:rsidP="00314D27">
      <w:pPr>
        <w:spacing w:after="0" w:line="240" w:lineRule="auto"/>
        <w:rPr>
          <w:rFonts w:ascii="Times New Roman" w:eastAsia="Times New Roman" w:hAnsi="Times New Roman" w:cs="Times New Roman"/>
          <w:kern w:val="0"/>
          <w:sz w:val="2"/>
          <w:szCs w:val="2"/>
          <w:lang w:eastAsia="fr-FR"/>
          <w14:ligatures w14:val="none"/>
        </w:rPr>
      </w:pPr>
      <w:r w:rsidRPr="00314D27">
        <w:rPr>
          <w:rFonts w:ascii="Times New Roman" w:eastAsia="Times New Roman" w:hAnsi="Times New Roman" w:cs="Times New Roman"/>
          <w:noProof/>
          <w:kern w:val="0"/>
          <w:sz w:val="2"/>
          <w:szCs w:val="2"/>
          <w:lang w:eastAsia="fr-FR"/>
          <w14:ligatures w14:val="none"/>
        </w:rPr>
        <w:drawing>
          <wp:inline distT="0" distB="0" distL="0" distR="0" wp14:anchorId="53CD4479" wp14:editId="43D93746">
            <wp:extent cx="5760720" cy="5809615"/>
            <wp:effectExtent l="0" t="0" r="0" b="635"/>
            <wp:docPr id="1862185419" name="Image 1" descr="software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5809615"/>
                    </a:xfrm>
                    <a:prstGeom prst="rect">
                      <a:avLst/>
                    </a:prstGeom>
                    <a:noFill/>
                    <a:ln>
                      <a:noFill/>
                    </a:ln>
                  </pic:spPr>
                </pic:pic>
              </a:graphicData>
            </a:graphic>
          </wp:inline>
        </w:drawing>
      </w:r>
    </w:p>
    <w:p w14:paraId="4E1C21FF" w14:textId="77777777" w:rsidR="00314D27" w:rsidRDefault="00314D27" w:rsidP="00314D27">
      <w:pPr>
        <w:spacing w:after="0" w:line="240" w:lineRule="auto"/>
        <w:rPr>
          <w:rFonts w:ascii="Times New Roman" w:eastAsia="Times New Roman" w:hAnsi="Times New Roman" w:cs="Times New Roman"/>
          <w:kern w:val="0"/>
          <w:sz w:val="24"/>
          <w:szCs w:val="24"/>
          <w:lang w:val="en-US" w:eastAsia="fr-FR"/>
          <w14:ligatures w14:val="none"/>
        </w:rPr>
      </w:pPr>
      <w:r w:rsidRPr="00314D27">
        <w:rPr>
          <w:rFonts w:ascii="Times New Roman" w:eastAsia="Times New Roman" w:hAnsi="Times New Roman" w:cs="Times New Roman"/>
          <w:kern w:val="0"/>
          <w:sz w:val="24"/>
          <w:szCs w:val="24"/>
          <w:lang w:val="en-US" w:eastAsia="fr-FR"/>
          <w14:ligatures w14:val="none"/>
        </w:rPr>
        <w:t>Photo by Steve W Dames Jr</w:t>
      </w:r>
    </w:p>
    <w:p w14:paraId="0F0C23F2" w14:textId="77777777" w:rsidR="00BA1627" w:rsidRPr="00314D27" w:rsidRDefault="00BA1627" w:rsidP="00314D27">
      <w:pPr>
        <w:spacing w:after="0" w:line="240" w:lineRule="auto"/>
        <w:rPr>
          <w:rFonts w:ascii="Times New Roman" w:eastAsia="Times New Roman" w:hAnsi="Times New Roman" w:cs="Times New Roman"/>
          <w:kern w:val="0"/>
          <w:sz w:val="24"/>
          <w:szCs w:val="24"/>
          <w:lang w:val="en-US" w:eastAsia="fr-FR"/>
          <w14:ligatures w14:val="none"/>
        </w:rPr>
      </w:pPr>
    </w:p>
    <w:p w14:paraId="624BEEC4" w14:textId="5FCBA22D" w:rsidR="006A58BA" w:rsidRDefault="00314D27" w:rsidP="008B3A42">
      <w:pPr>
        <w:shd w:val="clear" w:color="auto" w:fill="FFFFFF"/>
        <w:spacing w:after="420" w:line="240" w:lineRule="auto"/>
        <w:rPr>
          <w:rFonts w:ascii="Montserrat" w:eastAsia="Times New Roman" w:hAnsi="Montserrat" w:cs="Times New Roman"/>
          <w:kern w:val="0"/>
          <w:sz w:val="27"/>
          <w:szCs w:val="27"/>
          <w:lang w:val="en-US" w:eastAsia="fr-FR"/>
          <w14:ligatures w14:val="none"/>
        </w:rPr>
      </w:pPr>
      <w:r w:rsidRPr="00314D27">
        <w:rPr>
          <w:rFonts w:ascii="Montserrat" w:eastAsia="Times New Roman" w:hAnsi="Montserrat" w:cs="Times New Roman"/>
          <w:kern w:val="0"/>
          <w:sz w:val="27"/>
          <w:szCs w:val="27"/>
          <w:lang w:val="en-US" w:eastAsia="fr-FR"/>
          <w14:ligatures w14:val="none"/>
        </w:rPr>
        <w:t>A great professional email is short, clear, and allows the reader to visualize one idea</w:t>
      </w:r>
      <w:r w:rsidR="00BA1627">
        <w:rPr>
          <w:rFonts w:ascii="Montserrat" w:eastAsia="Times New Roman" w:hAnsi="Montserrat" w:cs="Times New Roman"/>
          <w:kern w:val="0"/>
          <w:sz w:val="27"/>
          <w:szCs w:val="27"/>
          <w:lang w:val="en-US" w:eastAsia="fr-FR"/>
          <w14:ligatures w14:val="none"/>
        </w:rPr>
        <w:t>.</w:t>
      </w:r>
    </w:p>
    <w:p w14:paraId="4646E136" w14:textId="77777777" w:rsidR="00BA1627" w:rsidRDefault="00BA1627" w:rsidP="008B3A42">
      <w:pPr>
        <w:shd w:val="clear" w:color="auto" w:fill="FFFFFF"/>
        <w:spacing w:after="420" w:line="240" w:lineRule="auto"/>
        <w:rPr>
          <w:rFonts w:ascii="Montserrat" w:eastAsia="Times New Roman" w:hAnsi="Montserrat" w:cs="Times New Roman"/>
          <w:kern w:val="0"/>
          <w:sz w:val="27"/>
          <w:szCs w:val="27"/>
          <w:lang w:val="en-US" w:eastAsia="fr-FR"/>
          <w14:ligatures w14:val="none"/>
        </w:rPr>
      </w:pPr>
    </w:p>
    <w:p w14:paraId="6EDEC931" w14:textId="4E2EBAE3" w:rsidR="00BA1627" w:rsidRPr="008B3A42" w:rsidRDefault="00BA1627" w:rsidP="008B3A42">
      <w:pPr>
        <w:shd w:val="clear" w:color="auto" w:fill="FFFFFF"/>
        <w:spacing w:after="420" w:line="240" w:lineRule="auto"/>
        <w:rPr>
          <w:rFonts w:ascii="Arial" w:hAnsi="Arial" w:cs="Arial"/>
          <w:color w:val="5B5B5B"/>
          <w:sz w:val="26"/>
          <w:szCs w:val="26"/>
          <w:lang w:val="en-US"/>
        </w:rPr>
      </w:pPr>
      <w:r>
        <w:rPr>
          <w:rFonts w:ascii="Montserrat" w:eastAsia="Times New Roman" w:hAnsi="Montserrat" w:cs="Times New Roman"/>
          <w:kern w:val="0"/>
          <w:sz w:val="27"/>
          <w:szCs w:val="27"/>
          <w:lang w:val="en-US" w:eastAsia="fr-FR"/>
          <w14:ligatures w14:val="none"/>
        </w:rPr>
        <w:lastRenderedPageBreak/>
        <w:t>Let’s have a look at the tips for writing effective professional emails.</w:t>
      </w:r>
    </w:p>
    <w:p w14:paraId="1613C2E7"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Here they are:</w:t>
      </w:r>
    </w:p>
    <w:p w14:paraId="0F28C866" w14:textId="77777777" w:rsidR="006A58BA" w:rsidRPr="008B3A42" w:rsidRDefault="006A58BA" w:rsidP="006A58BA">
      <w:pPr>
        <w:pStyle w:val="Titre2"/>
        <w:shd w:val="clear" w:color="auto" w:fill="FFFFFF"/>
        <w:spacing w:before="0" w:after="150"/>
        <w:rPr>
          <w:rFonts w:ascii="Arial" w:hAnsi="Arial" w:cs="Arial"/>
          <w:color w:val="5B5B5B"/>
          <w:sz w:val="36"/>
          <w:szCs w:val="36"/>
          <w:lang w:val="en-US"/>
        </w:rPr>
      </w:pPr>
      <w:r w:rsidRPr="008B3A42">
        <w:rPr>
          <w:rFonts w:ascii="Arial" w:hAnsi="Arial" w:cs="Arial"/>
          <w:color w:val="5B5B5B"/>
          <w:lang w:val="en-US"/>
        </w:rPr>
        <w:t>1. Professional Email Title that Rings a Bell</w:t>
      </w:r>
    </w:p>
    <w:p w14:paraId="2A9CB88A"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Which one is better?</w:t>
      </w:r>
    </w:p>
    <w:p w14:paraId="5960448C" w14:textId="77777777" w:rsidR="006A58BA" w:rsidRPr="008B3A42" w:rsidRDefault="006A58BA" w:rsidP="006A58BA">
      <w:pPr>
        <w:pStyle w:val="NormalWeb"/>
        <w:shd w:val="clear" w:color="auto" w:fill="FFFFFF"/>
        <w:spacing w:before="0" w:beforeAutospacing="0" w:after="0" w:afterAutospacing="0"/>
        <w:rPr>
          <w:rFonts w:ascii="Arial" w:hAnsi="Arial" w:cs="Arial"/>
          <w:color w:val="5B5B5B"/>
          <w:sz w:val="26"/>
          <w:szCs w:val="26"/>
          <w:lang w:val="en-US"/>
        </w:rPr>
      </w:pPr>
      <w:r w:rsidRPr="008B3A42">
        <w:rPr>
          <w:rStyle w:val="lev"/>
          <w:rFonts w:ascii="Arial" w:hAnsi="Arial" w:cs="Arial"/>
          <w:color w:val="5B5B5B"/>
          <w:sz w:val="26"/>
          <w:szCs w:val="26"/>
          <w:lang w:val="en-US"/>
        </w:rPr>
        <w:t>Subject: Meeting notes</w:t>
      </w:r>
    </w:p>
    <w:p w14:paraId="5D329476"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Or</w:t>
      </w:r>
    </w:p>
    <w:p w14:paraId="78765864" w14:textId="77777777" w:rsidR="006A58BA" w:rsidRPr="00D704E6" w:rsidRDefault="006A58BA" w:rsidP="006A58BA">
      <w:pPr>
        <w:pStyle w:val="NormalWeb"/>
        <w:shd w:val="clear" w:color="auto" w:fill="FFFFFF"/>
        <w:spacing w:before="0" w:beforeAutospacing="0" w:after="0" w:afterAutospacing="0"/>
        <w:rPr>
          <w:rStyle w:val="lev"/>
          <w:rFonts w:ascii="Arial" w:hAnsi="Arial" w:cs="Arial"/>
          <w:color w:val="5B5B5B"/>
          <w:sz w:val="26"/>
          <w:szCs w:val="26"/>
          <w:lang w:val="en-US"/>
        </w:rPr>
      </w:pPr>
      <w:r w:rsidRPr="008B3A42">
        <w:rPr>
          <w:rStyle w:val="lev"/>
          <w:rFonts w:ascii="Arial" w:hAnsi="Arial" w:cs="Arial"/>
          <w:color w:val="5B5B5B"/>
          <w:sz w:val="26"/>
          <w:szCs w:val="26"/>
          <w:lang w:val="en-US"/>
        </w:rPr>
        <w:t>Subject: RE: 11/23 – Database migration meeting – </w:t>
      </w:r>
      <w:hyperlink r:id="rId7" w:tgtFrame="_blank" w:history="1">
        <w:r w:rsidRPr="008B3A42">
          <w:rPr>
            <w:rStyle w:val="Lienhypertexte"/>
            <w:rFonts w:ascii="Arial" w:hAnsi="Arial" w:cs="Arial"/>
            <w:b/>
            <w:bCs/>
            <w:sz w:val="26"/>
            <w:szCs w:val="26"/>
            <w:lang w:val="en-US"/>
          </w:rPr>
          <w:t>Meeting Notes</w:t>
        </w:r>
      </w:hyperlink>
    </w:p>
    <w:p w14:paraId="16B961A9" w14:textId="77777777" w:rsidR="00BA1627" w:rsidRPr="008B3A42" w:rsidRDefault="00BA1627" w:rsidP="006A58BA">
      <w:pPr>
        <w:pStyle w:val="NormalWeb"/>
        <w:shd w:val="clear" w:color="auto" w:fill="FFFFFF"/>
        <w:spacing w:before="0" w:beforeAutospacing="0" w:after="0" w:afterAutospacing="0"/>
        <w:rPr>
          <w:rFonts w:ascii="Arial" w:hAnsi="Arial" w:cs="Arial"/>
          <w:color w:val="5B5B5B"/>
          <w:sz w:val="26"/>
          <w:szCs w:val="26"/>
          <w:lang w:val="en-US"/>
        </w:rPr>
      </w:pPr>
    </w:p>
    <w:p w14:paraId="6F29F940"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And you do see that the second one is a reply to the initial email on the meetings. With all the information relevant to the topic.</w:t>
      </w:r>
    </w:p>
    <w:p w14:paraId="4918F538" w14:textId="77777777" w:rsidR="006A58BA" w:rsidRPr="008B3A42" w:rsidRDefault="006A58BA" w:rsidP="006A58BA">
      <w:pPr>
        <w:pStyle w:val="Titre2"/>
        <w:shd w:val="clear" w:color="auto" w:fill="FFFFFF"/>
        <w:spacing w:before="0" w:after="150"/>
        <w:rPr>
          <w:rFonts w:ascii="Arial" w:hAnsi="Arial" w:cs="Arial"/>
          <w:color w:val="5B5B5B"/>
          <w:sz w:val="36"/>
          <w:szCs w:val="36"/>
          <w:lang w:val="en-US"/>
        </w:rPr>
      </w:pPr>
      <w:r w:rsidRPr="008B3A42">
        <w:rPr>
          <w:rFonts w:ascii="Arial" w:hAnsi="Arial" w:cs="Arial"/>
          <w:color w:val="5B5B5B"/>
          <w:lang w:val="en-US"/>
        </w:rPr>
        <w:t>2. Address the Email Correctly</w:t>
      </w:r>
    </w:p>
    <w:p w14:paraId="5D84458D"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There are three address lines for email:</w:t>
      </w:r>
    </w:p>
    <w:p w14:paraId="366D14C1" w14:textId="77777777" w:rsidR="006A58BA" w:rsidRPr="008B3A42" w:rsidRDefault="006A58BA" w:rsidP="006A58BA">
      <w:pPr>
        <w:pStyle w:val="NormalWeb"/>
        <w:shd w:val="clear" w:color="auto" w:fill="FFFFFF"/>
        <w:spacing w:before="0" w:beforeAutospacing="0" w:after="0" w:afterAutospacing="0"/>
        <w:rPr>
          <w:rFonts w:ascii="Arial" w:hAnsi="Arial" w:cs="Arial"/>
          <w:color w:val="5B5B5B"/>
          <w:sz w:val="26"/>
          <w:szCs w:val="26"/>
          <w:lang w:val="en-US"/>
        </w:rPr>
      </w:pPr>
      <w:r w:rsidRPr="008B3A42">
        <w:rPr>
          <w:rStyle w:val="lev"/>
          <w:rFonts w:ascii="Arial" w:hAnsi="Arial" w:cs="Arial"/>
          <w:color w:val="5B5B5B"/>
          <w:sz w:val="26"/>
          <w:szCs w:val="26"/>
          <w:lang w:val="en-US"/>
        </w:rPr>
        <w:t>To:</w:t>
      </w:r>
    </w:p>
    <w:p w14:paraId="11C2047C"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I prefer to have only one email address in this field. It is the person I want to take action or have a response from.</w:t>
      </w:r>
    </w:p>
    <w:p w14:paraId="5B32D0C0"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In case you do need to ask several persons to take action, make it clear at once. Use a special character to draw attention, like “@” or bold the names.</w:t>
      </w:r>
    </w:p>
    <w:p w14:paraId="477F4F6F"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However, I do recommend to keep it to the main rule:</w:t>
      </w:r>
    </w:p>
    <w:p w14:paraId="7A172E90"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One email, one responsible person, one action.</w:t>
      </w:r>
    </w:p>
    <w:p w14:paraId="666230F6" w14:textId="77777777" w:rsidR="006A58BA" w:rsidRPr="008B3A42" w:rsidRDefault="006A58BA" w:rsidP="006A58BA">
      <w:pPr>
        <w:pStyle w:val="NormalWeb"/>
        <w:shd w:val="clear" w:color="auto" w:fill="FFFFFF"/>
        <w:spacing w:before="0" w:beforeAutospacing="0" w:after="0" w:afterAutospacing="0"/>
        <w:rPr>
          <w:rFonts w:ascii="Arial" w:hAnsi="Arial" w:cs="Arial"/>
          <w:color w:val="5B5B5B"/>
          <w:sz w:val="26"/>
          <w:szCs w:val="26"/>
          <w:lang w:val="en-US"/>
        </w:rPr>
      </w:pPr>
      <w:r w:rsidRPr="008B3A42">
        <w:rPr>
          <w:rStyle w:val="lev"/>
          <w:rFonts w:ascii="Arial" w:hAnsi="Arial" w:cs="Arial"/>
          <w:color w:val="5B5B5B"/>
          <w:sz w:val="26"/>
          <w:szCs w:val="26"/>
          <w:lang w:val="en-US"/>
        </w:rPr>
        <w:t>Cc:</w:t>
      </w:r>
    </w:p>
    <w:p w14:paraId="5FFD47E0"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Here, you can put everyone else who needs to be informed.</w:t>
      </w:r>
    </w:p>
    <w:p w14:paraId="12BB358B"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If you want people on this list to read your email, do select them carefully for each separate message. When you are in “Cc” for a long time, you start treating it as spam.</w:t>
      </w:r>
    </w:p>
    <w:p w14:paraId="3301CED1"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What do you do with spam?</w:t>
      </w:r>
    </w:p>
    <w:p w14:paraId="6768000A"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Right. Ignore it.</w:t>
      </w:r>
    </w:p>
    <w:p w14:paraId="1BD670DA" w14:textId="77777777" w:rsidR="006A58BA" w:rsidRPr="008B3A42" w:rsidRDefault="006A58BA" w:rsidP="006A58BA">
      <w:pPr>
        <w:pStyle w:val="NormalWeb"/>
        <w:shd w:val="clear" w:color="auto" w:fill="FFFFFF"/>
        <w:spacing w:before="0" w:beforeAutospacing="0" w:after="0" w:afterAutospacing="0"/>
        <w:rPr>
          <w:rFonts w:ascii="Arial" w:hAnsi="Arial" w:cs="Arial"/>
          <w:color w:val="5B5B5B"/>
          <w:sz w:val="26"/>
          <w:szCs w:val="26"/>
          <w:lang w:val="en-US"/>
        </w:rPr>
      </w:pPr>
      <w:r w:rsidRPr="008B3A42">
        <w:rPr>
          <w:rStyle w:val="lev"/>
          <w:rFonts w:ascii="Arial" w:hAnsi="Arial" w:cs="Arial"/>
          <w:color w:val="5B5B5B"/>
          <w:sz w:val="26"/>
          <w:szCs w:val="26"/>
          <w:lang w:val="en-US"/>
        </w:rPr>
        <w:t>Bcc:</w:t>
      </w:r>
    </w:p>
    <w:p w14:paraId="0CB42048"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Blind Carbon Copy gives you an opportunity to put a recipient that will not be shown in the email details.</w:t>
      </w:r>
    </w:p>
    <w:p w14:paraId="75472FC3"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lastRenderedPageBreak/>
        <w:t>It looks like a cool way to expose your correspondence with a third party or your boss.</w:t>
      </w:r>
    </w:p>
    <w:p w14:paraId="6FF9849B"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There might be some legal and NDA cases when you need to Bcc someone, but you can always workaround it by forwarding the email thread.</w:t>
      </w:r>
    </w:p>
    <w:p w14:paraId="526130D5" w14:textId="77777777" w:rsidR="006A58BA" w:rsidRDefault="006A58BA" w:rsidP="006A58BA">
      <w:pPr>
        <w:pStyle w:val="NormalWeb"/>
        <w:shd w:val="clear" w:color="auto" w:fill="FFFFFF"/>
        <w:spacing w:before="0" w:beforeAutospacing="0" w:after="0" w:afterAutospacing="0"/>
        <w:rPr>
          <w:rFonts w:ascii="Arial" w:hAnsi="Arial" w:cs="Arial"/>
          <w:color w:val="5B5B5B"/>
          <w:sz w:val="26"/>
          <w:szCs w:val="26"/>
          <w:lang w:val="en-US"/>
        </w:rPr>
      </w:pPr>
      <w:r w:rsidRPr="008B3A42">
        <w:rPr>
          <w:rFonts w:ascii="Arial" w:hAnsi="Arial" w:cs="Arial"/>
          <w:color w:val="5B5B5B"/>
          <w:sz w:val="26"/>
          <w:szCs w:val="26"/>
          <w:lang w:val="en-US"/>
        </w:rPr>
        <w:t>Therefore, I would suggest limiting the </w:t>
      </w:r>
      <w:hyperlink r:id="rId8" w:tgtFrame="_blank" w:history="1">
        <w:r w:rsidRPr="008B3A42">
          <w:rPr>
            <w:rStyle w:val="Lienhypertexte"/>
            <w:rFonts w:ascii="Arial" w:hAnsi="Arial" w:cs="Arial"/>
            <w:sz w:val="26"/>
            <w:szCs w:val="26"/>
            <w:lang w:val="en-US"/>
          </w:rPr>
          <w:t>use of Bc</w:t>
        </w:r>
      </w:hyperlink>
      <w:hyperlink r:id="rId9" w:tgtFrame="_blank" w:history="1">
        <w:r w:rsidRPr="008B3A42">
          <w:rPr>
            <w:rStyle w:val="Lienhypertexte"/>
            <w:rFonts w:ascii="Arial" w:hAnsi="Arial" w:cs="Arial"/>
            <w:sz w:val="26"/>
            <w:szCs w:val="26"/>
            <w:lang w:val="en-US"/>
          </w:rPr>
          <w:t>c</w:t>
        </w:r>
      </w:hyperlink>
      <w:r w:rsidRPr="008B3A42">
        <w:rPr>
          <w:rFonts w:ascii="Arial" w:hAnsi="Arial" w:cs="Arial"/>
          <w:color w:val="5B5B5B"/>
          <w:sz w:val="26"/>
          <w:szCs w:val="26"/>
          <w:lang w:val="en-US"/>
        </w:rPr>
        <w:t> for the purpose of archiving your correspondence. It may go to a separate email account or your assistant.</w:t>
      </w:r>
    </w:p>
    <w:p w14:paraId="710CE2CA" w14:textId="77777777" w:rsidR="005C14C1" w:rsidRPr="008B3A42" w:rsidRDefault="005C14C1" w:rsidP="006A58BA">
      <w:pPr>
        <w:pStyle w:val="NormalWeb"/>
        <w:shd w:val="clear" w:color="auto" w:fill="FFFFFF"/>
        <w:spacing w:before="0" w:beforeAutospacing="0" w:after="0" w:afterAutospacing="0"/>
        <w:rPr>
          <w:rFonts w:ascii="Arial" w:hAnsi="Arial" w:cs="Arial"/>
          <w:color w:val="5B5B5B"/>
          <w:sz w:val="26"/>
          <w:szCs w:val="26"/>
          <w:lang w:val="en-US"/>
        </w:rPr>
      </w:pPr>
    </w:p>
    <w:p w14:paraId="759B4566" w14:textId="77777777" w:rsidR="006A58BA" w:rsidRPr="008B3A42" w:rsidRDefault="006A58BA" w:rsidP="006A58BA">
      <w:pPr>
        <w:pStyle w:val="Titre2"/>
        <w:shd w:val="clear" w:color="auto" w:fill="FFFFFF"/>
        <w:spacing w:before="0" w:after="150"/>
        <w:rPr>
          <w:rFonts w:ascii="Arial" w:hAnsi="Arial" w:cs="Arial"/>
          <w:color w:val="5B5B5B"/>
          <w:sz w:val="36"/>
          <w:szCs w:val="36"/>
          <w:lang w:val="en-US"/>
        </w:rPr>
      </w:pPr>
      <w:r w:rsidRPr="008B3A42">
        <w:rPr>
          <w:rFonts w:ascii="Arial" w:hAnsi="Arial" w:cs="Arial"/>
          <w:color w:val="5B5B5B"/>
          <w:lang w:val="en-US"/>
        </w:rPr>
        <w:t>3. Cut to the Chase in the First sentence</w:t>
      </w:r>
    </w:p>
    <w:p w14:paraId="60C25B14"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So, just after you write “Hi John” or “Dear John,” the very next sentence should state what you want or need.</w:t>
      </w:r>
    </w:p>
    <w:p w14:paraId="1B2D0661"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Here is a bad example:</w:t>
      </w:r>
    </w:p>
    <w:p w14:paraId="295A713C" w14:textId="48260451" w:rsidR="006A58BA" w:rsidRDefault="00C2335E" w:rsidP="006A58BA">
      <w:pPr>
        <w:shd w:val="clear" w:color="auto" w:fill="FFFFFF"/>
        <w:rPr>
          <w:rFonts w:ascii="Arial" w:hAnsi="Arial" w:cs="Arial"/>
          <w:color w:val="5B5B5B"/>
          <w:sz w:val="26"/>
          <w:szCs w:val="26"/>
        </w:rPr>
      </w:pPr>
      <w:r w:rsidRPr="00C2335E">
        <w:rPr>
          <w:rFonts w:ascii="Arial" w:hAnsi="Arial" w:cs="Arial"/>
          <w:noProof/>
          <w:color w:val="5B5B5B"/>
          <w:sz w:val="26"/>
          <w:szCs w:val="26"/>
        </w:rPr>
        <w:drawing>
          <wp:inline distT="0" distB="0" distL="0" distR="0" wp14:anchorId="758076A8" wp14:editId="200C8991">
            <wp:extent cx="5760720" cy="4495165"/>
            <wp:effectExtent l="0" t="0" r="0" b="635"/>
            <wp:docPr id="17067785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78531" name=""/>
                    <pic:cNvPicPr/>
                  </pic:nvPicPr>
                  <pic:blipFill>
                    <a:blip r:embed="rId10"/>
                    <a:stretch>
                      <a:fillRect/>
                    </a:stretch>
                  </pic:blipFill>
                  <pic:spPr>
                    <a:xfrm>
                      <a:off x="0" y="0"/>
                      <a:ext cx="5760720" cy="4495165"/>
                    </a:xfrm>
                    <a:prstGeom prst="rect">
                      <a:avLst/>
                    </a:prstGeom>
                  </pic:spPr>
                </pic:pic>
              </a:graphicData>
            </a:graphic>
          </wp:inline>
        </w:drawing>
      </w:r>
    </w:p>
    <w:p w14:paraId="0DB6D4E8" w14:textId="77777777" w:rsidR="006A58BA"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Here is a better one:</w:t>
      </w:r>
    </w:p>
    <w:p w14:paraId="5D73CC21" w14:textId="5659002D" w:rsidR="00836BF6" w:rsidRPr="008B3A42" w:rsidRDefault="00836BF6" w:rsidP="006A58BA">
      <w:pPr>
        <w:pStyle w:val="NormalWeb"/>
        <w:shd w:val="clear" w:color="auto" w:fill="FFFFFF"/>
        <w:spacing w:before="0" w:beforeAutospacing="0" w:after="285" w:afterAutospacing="0"/>
        <w:rPr>
          <w:rFonts w:ascii="Arial" w:hAnsi="Arial" w:cs="Arial"/>
          <w:color w:val="5B5B5B"/>
          <w:sz w:val="26"/>
          <w:szCs w:val="26"/>
          <w:lang w:val="en-US"/>
        </w:rPr>
      </w:pPr>
      <w:r w:rsidRPr="00836BF6">
        <w:rPr>
          <w:rFonts w:ascii="Arial" w:hAnsi="Arial" w:cs="Arial"/>
          <w:noProof/>
          <w:color w:val="5B5B5B"/>
          <w:sz w:val="26"/>
          <w:szCs w:val="26"/>
          <w:lang w:val="en-US"/>
        </w:rPr>
        <w:lastRenderedPageBreak/>
        <w:drawing>
          <wp:inline distT="0" distB="0" distL="0" distR="0" wp14:anchorId="2F68A7D9" wp14:editId="7143B201">
            <wp:extent cx="5760720" cy="3780155"/>
            <wp:effectExtent l="0" t="0" r="0" b="0"/>
            <wp:docPr id="12459181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18128" name=""/>
                    <pic:cNvPicPr/>
                  </pic:nvPicPr>
                  <pic:blipFill>
                    <a:blip r:embed="rId11"/>
                    <a:stretch>
                      <a:fillRect/>
                    </a:stretch>
                  </pic:blipFill>
                  <pic:spPr>
                    <a:xfrm>
                      <a:off x="0" y="0"/>
                      <a:ext cx="5760720" cy="3780155"/>
                    </a:xfrm>
                    <a:prstGeom prst="rect">
                      <a:avLst/>
                    </a:prstGeom>
                  </pic:spPr>
                </pic:pic>
              </a:graphicData>
            </a:graphic>
          </wp:inline>
        </w:drawing>
      </w:r>
    </w:p>
    <w:p w14:paraId="3A126E0C" w14:textId="530EB2EA" w:rsidR="006A58BA" w:rsidRPr="00C2335E" w:rsidRDefault="006A58BA" w:rsidP="006A58BA">
      <w:pPr>
        <w:shd w:val="clear" w:color="auto" w:fill="FFFFFF"/>
        <w:rPr>
          <w:rFonts w:ascii="Arial" w:hAnsi="Arial" w:cs="Arial"/>
          <w:color w:val="5B5B5B"/>
          <w:sz w:val="26"/>
          <w:szCs w:val="26"/>
          <w:lang w:val="en-US"/>
        </w:rPr>
      </w:pPr>
    </w:p>
    <w:p w14:paraId="70148AD0"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Still, it is not good enough.</w:t>
      </w:r>
    </w:p>
    <w:p w14:paraId="5F1E4034"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Here is the catch:</w:t>
      </w:r>
    </w:p>
    <w:p w14:paraId="2691E16F" w14:textId="77777777" w:rsidR="006A58BA" w:rsidRPr="008B3A42" w:rsidRDefault="006A58BA" w:rsidP="006A58BA">
      <w:pPr>
        <w:pStyle w:val="Titre2"/>
        <w:shd w:val="clear" w:color="auto" w:fill="FFFFFF"/>
        <w:spacing w:before="0" w:after="150"/>
        <w:rPr>
          <w:rFonts w:ascii="Arial" w:hAnsi="Arial" w:cs="Arial"/>
          <w:color w:val="5B5B5B"/>
          <w:sz w:val="36"/>
          <w:szCs w:val="36"/>
          <w:lang w:val="en-US"/>
        </w:rPr>
      </w:pPr>
      <w:r w:rsidRPr="008B3A42">
        <w:rPr>
          <w:rFonts w:ascii="Arial" w:hAnsi="Arial" w:cs="Arial"/>
          <w:color w:val="5B5B5B"/>
          <w:lang w:val="en-US"/>
        </w:rPr>
        <w:t>4. Say What You Want With a Call to Action</w:t>
      </w:r>
    </w:p>
    <w:p w14:paraId="2EA9FF83"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It should clearly state what you expect from the person you write to.</w:t>
      </w:r>
    </w:p>
    <w:p w14:paraId="4ABC0255"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So, in the previous example, I need a confirmation on the meeting.</w:t>
      </w:r>
    </w:p>
    <w:p w14:paraId="29B24422" w14:textId="77777777" w:rsidR="006A58BA"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I can end up with something like this:</w:t>
      </w:r>
    </w:p>
    <w:p w14:paraId="40369288" w14:textId="43BD4287" w:rsidR="002D0EA1" w:rsidRPr="008B3A42" w:rsidRDefault="002D0EA1" w:rsidP="006A58BA">
      <w:pPr>
        <w:pStyle w:val="NormalWeb"/>
        <w:shd w:val="clear" w:color="auto" w:fill="FFFFFF"/>
        <w:spacing w:before="0" w:beforeAutospacing="0" w:after="285" w:afterAutospacing="0"/>
        <w:rPr>
          <w:rFonts w:ascii="Arial" w:hAnsi="Arial" w:cs="Arial"/>
          <w:color w:val="5B5B5B"/>
          <w:sz w:val="26"/>
          <w:szCs w:val="26"/>
          <w:lang w:val="en-US"/>
        </w:rPr>
      </w:pPr>
      <w:r w:rsidRPr="002D0EA1">
        <w:rPr>
          <w:rFonts w:ascii="Arial" w:hAnsi="Arial" w:cs="Arial"/>
          <w:noProof/>
          <w:color w:val="5B5B5B"/>
          <w:sz w:val="26"/>
          <w:szCs w:val="26"/>
          <w:lang w:val="en-US"/>
        </w:rPr>
        <w:lastRenderedPageBreak/>
        <w:drawing>
          <wp:inline distT="0" distB="0" distL="0" distR="0" wp14:anchorId="4EADFED9" wp14:editId="57375A64">
            <wp:extent cx="5760720" cy="3840480"/>
            <wp:effectExtent l="0" t="0" r="0" b="7620"/>
            <wp:docPr id="7520789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78908" name=""/>
                    <pic:cNvPicPr/>
                  </pic:nvPicPr>
                  <pic:blipFill>
                    <a:blip r:embed="rId12"/>
                    <a:stretch>
                      <a:fillRect/>
                    </a:stretch>
                  </pic:blipFill>
                  <pic:spPr>
                    <a:xfrm>
                      <a:off x="0" y="0"/>
                      <a:ext cx="5760720" cy="3840480"/>
                    </a:xfrm>
                    <a:prstGeom prst="rect">
                      <a:avLst/>
                    </a:prstGeom>
                  </pic:spPr>
                </pic:pic>
              </a:graphicData>
            </a:graphic>
          </wp:inline>
        </w:drawing>
      </w:r>
    </w:p>
    <w:p w14:paraId="2B8047B6"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It may feel that some emails do not need a call to action. For example, when you provide a short answer or a document. In general, when you don’t need anything in return.</w:t>
      </w:r>
    </w:p>
    <w:p w14:paraId="4C768375" w14:textId="6B000B50" w:rsidR="006A58BA" w:rsidRPr="008B3A42" w:rsidRDefault="009010CF" w:rsidP="006A58BA">
      <w:pPr>
        <w:pStyle w:val="NormalWeb"/>
        <w:shd w:val="clear" w:color="auto" w:fill="FFFFFF"/>
        <w:spacing w:before="0" w:beforeAutospacing="0" w:after="285" w:afterAutospacing="0"/>
        <w:rPr>
          <w:rFonts w:ascii="Arial" w:hAnsi="Arial" w:cs="Arial"/>
          <w:color w:val="5B5B5B"/>
          <w:sz w:val="26"/>
          <w:szCs w:val="26"/>
          <w:lang w:val="en-US"/>
        </w:rPr>
      </w:pPr>
      <w:r>
        <w:rPr>
          <w:rFonts w:ascii="Arial" w:hAnsi="Arial" w:cs="Arial"/>
          <w:color w:val="5B5B5B"/>
          <w:sz w:val="26"/>
          <w:szCs w:val="26"/>
          <w:lang w:val="en-US"/>
        </w:rPr>
        <w:t xml:space="preserve">In fact, </w:t>
      </w:r>
      <w:r w:rsidR="006A58BA" w:rsidRPr="008B3A42">
        <w:rPr>
          <w:rFonts w:ascii="Arial" w:hAnsi="Arial" w:cs="Arial"/>
          <w:color w:val="5B5B5B"/>
          <w:sz w:val="26"/>
          <w:szCs w:val="26"/>
          <w:lang w:val="en-US"/>
        </w:rPr>
        <w:t>you may end up with the following CTAs:</w:t>
      </w:r>
    </w:p>
    <w:p w14:paraId="799E0A0C" w14:textId="77777777" w:rsidR="006A58BA" w:rsidRPr="008B3A42" w:rsidRDefault="006A58BA" w:rsidP="006A58BA">
      <w:pPr>
        <w:numPr>
          <w:ilvl w:val="0"/>
          <w:numId w:val="5"/>
        </w:numPr>
        <w:shd w:val="clear" w:color="auto" w:fill="FFFFFF"/>
        <w:spacing w:after="0" w:line="240" w:lineRule="auto"/>
        <w:ind w:left="1020"/>
        <w:rPr>
          <w:rFonts w:ascii="Arial" w:hAnsi="Arial" w:cs="Arial"/>
          <w:color w:val="5B5B5B"/>
          <w:sz w:val="26"/>
          <w:szCs w:val="26"/>
          <w:lang w:val="en-US"/>
        </w:rPr>
      </w:pPr>
      <w:r w:rsidRPr="008B3A42">
        <w:rPr>
          <w:rStyle w:val="Accentuation"/>
          <w:rFonts w:ascii="Arial" w:hAnsi="Arial" w:cs="Arial"/>
          <w:color w:val="5B5B5B"/>
          <w:sz w:val="26"/>
          <w:szCs w:val="26"/>
          <w:lang w:val="en-US"/>
        </w:rPr>
        <w:t>Please let me know if you have any other questions.</w:t>
      </w:r>
    </w:p>
    <w:p w14:paraId="3EF479CD" w14:textId="77777777" w:rsidR="006A58BA" w:rsidRPr="008B3A42" w:rsidRDefault="006A58BA" w:rsidP="006A58BA">
      <w:pPr>
        <w:numPr>
          <w:ilvl w:val="0"/>
          <w:numId w:val="5"/>
        </w:numPr>
        <w:shd w:val="clear" w:color="auto" w:fill="FFFFFF"/>
        <w:spacing w:after="0" w:line="240" w:lineRule="auto"/>
        <w:ind w:left="1020"/>
        <w:rPr>
          <w:rFonts w:ascii="Arial" w:hAnsi="Arial" w:cs="Arial"/>
          <w:color w:val="5B5B5B"/>
          <w:sz w:val="26"/>
          <w:szCs w:val="26"/>
          <w:lang w:val="en-US"/>
        </w:rPr>
      </w:pPr>
      <w:r w:rsidRPr="008B3A42">
        <w:rPr>
          <w:rStyle w:val="Accentuation"/>
          <w:rFonts w:ascii="Arial" w:hAnsi="Arial" w:cs="Arial"/>
          <w:color w:val="5B5B5B"/>
          <w:sz w:val="26"/>
          <w:szCs w:val="26"/>
          <w:lang w:val="en-US"/>
        </w:rPr>
        <w:t>Please let me know if this answers your questions.</w:t>
      </w:r>
    </w:p>
    <w:p w14:paraId="43F188A9" w14:textId="77777777" w:rsidR="006A58BA" w:rsidRPr="008B3A42" w:rsidRDefault="006A58BA" w:rsidP="006A58BA">
      <w:pPr>
        <w:numPr>
          <w:ilvl w:val="0"/>
          <w:numId w:val="5"/>
        </w:numPr>
        <w:shd w:val="clear" w:color="auto" w:fill="FFFFFF"/>
        <w:spacing w:after="0" w:line="240" w:lineRule="auto"/>
        <w:ind w:left="1020"/>
        <w:rPr>
          <w:rFonts w:ascii="Arial" w:hAnsi="Arial" w:cs="Arial"/>
          <w:color w:val="5B5B5B"/>
          <w:sz w:val="26"/>
          <w:szCs w:val="26"/>
          <w:lang w:val="en-US"/>
        </w:rPr>
      </w:pPr>
      <w:r w:rsidRPr="008B3A42">
        <w:rPr>
          <w:rStyle w:val="Accentuation"/>
          <w:rFonts w:ascii="Arial" w:hAnsi="Arial" w:cs="Arial"/>
          <w:color w:val="5B5B5B"/>
          <w:sz w:val="26"/>
          <w:szCs w:val="26"/>
          <w:lang w:val="en-US"/>
        </w:rPr>
        <w:t>Feel free to contact me for any additional details.</w:t>
      </w:r>
    </w:p>
    <w:p w14:paraId="24149769"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This way, you remove a barrier for clarification. Such CTAs will save you from lots of miscommunications.</w:t>
      </w:r>
    </w:p>
    <w:p w14:paraId="5DE903D0" w14:textId="77777777" w:rsidR="006A58BA" w:rsidRPr="008B3A42" w:rsidRDefault="006A58BA" w:rsidP="006A58BA">
      <w:pPr>
        <w:pStyle w:val="Titre2"/>
        <w:shd w:val="clear" w:color="auto" w:fill="FFFFFF"/>
        <w:spacing w:before="0" w:after="150"/>
        <w:rPr>
          <w:rFonts w:ascii="Arial" w:hAnsi="Arial" w:cs="Arial"/>
          <w:color w:val="5B5B5B"/>
          <w:sz w:val="36"/>
          <w:szCs w:val="36"/>
          <w:lang w:val="en-US"/>
        </w:rPr>
      </w:pPr>
      <w:r w:rsidRPr="008B3A42">
        <w:rPr>
          <w:rFonts w:ascii="Arial" w:hAnsi="Arial" w:cs="Arial"/>
          <w:color w:val="5B5B5B"/>
          <w:lang w:val="en-US"/>
        </w:rPr>
        <w:t>5. One Action per Email</w:t>
      </w:r>
    </w:p>
    <w:p w14:paraId="4F441BA7"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There should only be one Call to Action per email.</w:t>
      </w:r>
    </w:p>
    <w:p w14:paraId="02E5AE63"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Why?</w:t>
      </w:r>
    </w:p>
    <w:p w14:paraId="405FC1D7"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A busy person sees several questions, and he or she must answer the email promptly. What is the easiest workaround? Right! Select a simple question and give a short answer.</w:t>
      </w:r>
    </w:p>
    <w:p w14:paraId="106B7245" w14:textId="77777777" w:rsidR="00F47B7A" w:rsidRDefault="00F47B7A" w:rsidP="006A58BA">
      <w:pPr>
        <w:pStyle w:val="Titre2"/>
        <w:shd w:val="clear" w:color="auto" w:fill="FFFFFF"/>
        <w:spacing w:before="0" w:after="150"/>
        <w:rPr>
          <w:rFonts w:ascii="Arial" w:hAnsi="Arial" w:cs="Arial"/>
          <w:color w:val="5B5B5B"/>
          <w:lang w:val="en-US"/>
        </w:rPr>
      </w:pPr>
    </w:p>
    <w:p w14:paraId="68BBBF97" w14:textId="31291731" w:rsidR="006A58BA" w:rsidRPr="008B3A42" w:rsidRDefault="006A58BA" w:rsidP="006A58BA">
      <w:pPr>
        <w:pStyle w:val="Titre2"/>
        <w:shd w:val="clear" w:color="auto" w:fill="FFFFFF"/>
        <w:spacing w:before="0" w:after="150"/>
        <w:rPr>
          <w:rFonts w:ascii="Arial" w:hAnsi="Arial" w:cs="Arial"/>
          <w:color w:val="5B5B5B"/>
          <w:sz w:val="36"/>
          <w:szCs w:val="36"/>
          <w:lang w:val="en-US"/>
        </w:rPr>
      </w:pPr>
      <w:r w:rsidRPr="008B3A42">
        <w:rPr>
          <w:rFonts w:ascii="Arial" w:hAnsi="Arial" w:cs="Arial"/>
          <w:color w:val="5B5B5B"/>
          <w:lang w:val="en-US"/>
        </w:rPr>
        <w:t>6. Details in the middle</w:t>
      </w:r>
    </w:p>
    <w:p w14:paraId="05B1F932"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So, how does it work?</w:t>
      </w:r>
    </w:p>
    <w:p w14:paraId="17B1B7E0"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lastRenderedPageBreak/>
        <w:t>John can read the headline and the first sentence even without opening an email.</w:t>
      </w:r>
    </w:p>
    <w:p w14:paraId="17E7D582"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You do the same, don’t you?</w:t>
      </w:r>
    </w:p>
    <w:p w14:paraId="33F69A7E"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If the headline and the entry phrase look important, you will open an email.</w:t>
      </w:r>
    </w:p>
    <w:p w14:paraId="6D6AD574" w14:textId="64B7A6EA" w:rsidR="006A58BA"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But do you read it carefully at once?</w:t>
      </w:r>
      <w:r w:rsidR="00AA0E8B">
        <w:rPr>
          <w:rFonts w:ascii="Arial" w:hAnsi="Arial" w:cs="Arial"/>
          <w:color w:val="5B5B5B"/>
          <w:sz w:val="26"/>
          <w:szCs w:val="26"/>
          <w:lang w:val="en-US"/>
        </w:rPr>
        <w:t xml:space="preserve"> </w:t>
      </w:r>
      <w:r w:rsidRPr="008B3A42">
        <w:rPr>
          <w:rFonts w:ascii="Arial" w:hAnsi="Arial" w:cs="Arial"/>
          <w:color w:val="5B5B5B"/>
          <w:sz w:val="26"/>
          <w:szCs w:val="26"/>
          <w:lang w:val="en-US"/>
        </w:rPr>
        <w:t>No!</w:t>
      </w:r>
    </w:p>
    <w:p w14:paraId="2043BE23" w14:textId="77777777" w:rsidR="00AA0E8B" w:rsidRPr="008B3A42" w:rsidRDefault="00AA0E8B" w:rsidP="006A58BA">
      <w:pPr>
        <w:pStyle w:val="NormalWeb"/>
        <w:shd w:val="clear" w:color="auto" w:fill="FFFFFF"/>
        <w:spacing w:before="0" w:beforeAutospacing="0" w:after="285" w:afterAutospacing="0"/>
        <w:rPr>
          <w:rFonts w:ascii="Arial" w:hAnsi="Arial" w:cs="Arial"/>
          <w:color w:val="5B5B5B"/>
          <w:sz w:val="26"/>
          <w:szCs w:val="26"/>
          <w:lang w:val="en-US"/>
        </w:rPr>
      </w:pPr>
    </w:p>
    <w:p w14:paraId="26346407" w14:textId="69D48FF2" w:rsidR="006A58BA" w:rsidRPr="008B3A42" w:rsidRDefault="006A58BA" w:rsidP="006A58BA">
      <w:pPr>
        <w:pStyle w:val="Titre2"/>
        <w:shd w:val="clear" w:color="auto" w:fill="FFFFFF"/>
        <w:spacing w:before="0" w:after="150"/>
        <w:rPr>
          <w:rFonts w:ascii="Arial" w:hAnsi="Arial" w:cs="Arial"/>
          <w:color w:val="5B5B5B"/>
          <w:sz w:val="36"/>
          <w:szCs w:val="36"/>
          <w:lang w:val="en-US"/>
        </w:rPr>
      </w:pPr>
      <w:r w:rsidRPr="008B3A42">
        <w:rPr>
          <w:rFonts w:ascii="Arial" w:hAnsi="Arial" w:cs="Arial"/>
          <w:color w:val="5B5B5B"/>
          <w:lang w:val="en-US"/>
        </w:rPr>
        <w:t xml:space="preserve">7. </w:t>
      </w:r>
      <w:r w:rsidR="00AA0E8B">
        <w:rPr>
          <w:rFonts w:ascii="Arial" w:hAnsi="Arial" w:cs="Arial"/>
          <w:color w:val="5B5B5B"/>
          <w:lang w:val="en-US"/>
        </w:rPr>
        <w:t>So, k</w:t>
      </w:r>
      <w:r w:rsidRPr="008B3A42">
        <w:rPr>
          <w:rFonts w:ascii="Arial" w:hAnsi="Arial" w:cs="Arial"/>
          <w:color w:val="5B5B5B"/>
          <w:lang w:val="en-US"/>
        </w:rPr>
        <w:t xml:space="preserve">eep </w:t>
      </w:r>
      <w:r w:rsidR="00AA0E8B">
        <w:rPr>
          <w:rFonts w:ascii="Arial" w:hAnsi="Arial" w:cs="Arial"/>
          <w:color w:val="5B5B5B"/>
          <w:lang w:val="en-US"/>
        </w:rPr>
        <w:t>you email</w:t>
      </w:r>
      <w:r w:rsidRPr="008B3A42">
        <w:rPr>
          <w:rFonts w:ascii="Arial" w:hAnsi="Arial" w:cs="Arial"/>
          <w:color w:val="5B5B5B"/>
          <w:lang w:val="en-US"/>
        </w:rPr>
        <w:t xml:space="preserve"> short. Shorter!</w:t>
      </w:r>
    </w:p>
    <w:p w14:paraId="42EE288D"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The whole email should be as brief as possible.</w:t>
      </w:r>
    </w:p>
    <w:p w14:paraId="37D43B7B" w14:textId="77777777" w:rsidR="00BE74B2" w:rsidRDefault="00BE74B2" w:rsidP="006A58BA">
      <w:pPr>
        <w:pStyle w:val="Titre2"/>
        <w:shd w:val="clear" w:color="auto" w:fill="FFFFFF"/>
        <w:spacing w:before="0" w:after="150"/>
        <w:rPr>
          <w:rFonts w:ascii="Arial" w:hAnsi="Arial" w:cs="Arial"/>
          <w:color w:val="5B5B5B"/>
          <w:lang w:val="en-US"/>
        </w:rPr>
      </w:pPr>
    </w:p>
    <w:p w14:paraId="0AD4882D" w14:textId="38DA987A" w:rsidR="006A58BA" w:rsidRPr="008B3A42" w:rsidRDefault="006A58BA" w:rsidP="006A58BA">
      <w:pPr>
        <w:pStyle w:val="Titre2"/>
        <w:shd w:val="clear" w:color="auto" w:fill="FFFFFF"/>
        <w:spacing w:before="0" w:after="150"/>
        <w:rPr>
          <w:rFonts w:ascii="Arial" w:hAnsi="Arial" w:cs="Arial"/>
          <w:color w:val="5B5B5B"/>
          <w:sz w:val="36"/>
          <w:szCs w:val="36"/>
          <w:lang w:val="en-US"/>
        </w:rPr>
      </w:pPr>
      <w:r w:rsidRPr="008B3A42">
        <w:rPr>
          <w:rFonts w:ascii="Arial" w:hAnsi="Arial" w:cs="Arial"/>
          <w:color w:val="5B5B5B"/>
          <w:lang w:val="en-US"/>
        </w:rPr>
        <w:t>8. Do You Need a</w:t>
      </w:r>
      <w:r w:rsidR="00BE74B2">
        <w:rPr>
          <w:rFonts w:ascii="Arial" w:hAnsi="Arial" w:cs="Arial"/>
          <w:color w:val="5B5B5B"/>
          <w:lang w:val="en-US"/>
        </w:rPr>
        <w:t xml:space="preserve"> </w:t>
      </w:r>
      <w:r w:rsidRPr="008B3A42">
        <w:rPr>
          <w:rFonts w:ascii="Arial" w:hAnsi="Arial" w:cs="Arial"/>
          <w:color w:val="5B5B5B"/>
          <w:lang w:val="en-US"/>
        </w:rPr>
        <w:t>Signature?</w:t>
      </w:r>
    </w:p>
    <w:p w14:paraId="1678ED75"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The short answer is Yes.</w:t>
      </w:r>
    </w:p>
    <w:p w14:paraId="383A6371"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Though there are some rules here.</w:t>
      </w:r>
    </w:p>
    <w:p w14:paraId="3305B9E6" w14:textId="77777777" w:rsidR="006A58BA" w:rsidRPr="008B3A42" w:rsidRDefault="006A58BA" w:rsidP="006A58BA">
      <w:pPr>
        <w:numPr>
          <w:ilvl w:val="0"/>
          <w:numId w:val="6"/>
        </w:numPr>
        <w:shd w:val="clear" w:color="auto" w:fill="FFFFFF"/>
        <w:spacing w:after="0" w:line="240" w:lineRule="auto"/>
        <w:ind w:left="1020"/>
        <w:rPr>
          <w:rFonts w:ascii="Arial" w:hAnsi="Arial" w:cs="Arial"/>
          <w:color w:val="5B5B5B"/>
          <w:sz w:val="26"/>
          <w:szCs w:val="26"/>
          <w:lang w:val="en-US"/>
        </w:rPr>
      </w:pPr>
      <w:r w:rsidRPr="008B3A42">
        <w:rPr>
          <w:rStyle w:val="Accentuation"/>
          <w:rFonts w:ascii="Arial" w:hAnsi="Arial" w:cs="Arial"/>
          <w:color w:val="5B5B5B"/>
          <w:sz w:val="26"/>
          <w:szCs w:val="26"/>
          <w:lang w:val="en-US"/>
        </w:rPr>
        <w:t>Don’t use images. Especially for social networks.</w:t>
      </w:r>
    </w:p>
    <w:p w14:paraId="7DB969D8" w14:textId="77777777" w:rsidR="006A58BA" w:rsidRPr="008B3A42" w:rsidRDefault="006A58BA" w:rsidP="006A58BA">
      <w:pPr>
        <w:numPr>
          <w:ilvl w:val="0"/>
          <w:numId w:val="6"/>
        </w:numPr>
        <w:shd w:val="clear" w:color="auto" w:fill="FFFFFF"/>
        <w:spacing w:after="0" w:line="240" w:lineRule="auto"/>
        <w:ind w:left="1020"/>
        <w:rPr>
          <w:rFonts w:ascii="Arial" w:hAnsi="Arial" w:cs="Arial"/>
          <w:color w:val="5B5B5B"/>
          <w:sz w:val="26"/>
          <w:szCs w:val="26"/>
          <w:lang w:val="en-US"/>
        </w:rPr>
      </w:pPr>
      <w:r w:rsidRPr="008B3A42">
        <w:rPr>
          <w:rStyle w:val="Accentuation"/>
          <w:rFonts w:ascii="Arial" w:hAnsi="Arial" w:cs="Arial"/>
          <w:color w:val="5B5B5B"/>
          <w:sz w:val="26"/>
          <w:szCs w:val="26"/>
          <w:lang w:val="en-US"/>
        </w:rPr>
        <w:t>You might have to put a company’s logo in your signature – it is OK.</w:t>
      </w:r>
    </w:p>
    <w:p w14:paraId="4D1E73A3" w14:textId="77777777" w:rsidR="006A58BA" w:rsidRPr="008B3A42" w:rsidRDefault="006A58BA" w:rsidP="006A58BA">
      <w:pPr>
        <w:numPr>
          <w:ilvl w:val="0"/>
          <w:numId w:val="6"/>
        </w:numPr>
        <w:shd w:val="clear" w:color="auto" w:fill="FFFFFF"/>
        <w:spacing w:after="0" w:line="240" w:lineRule="auto"/>
        <w:ind w:left="1020"/>
        <w:rPr>
          <w:rFonts w:ascii="Arial" w:hAnsi="Arial" w:cs="Arial"/>
          <w:color w:val="5B5B5B"/>
          <w:sz w:val="26"/>
          <w:szCs w:val="26"/>
          <w:lang w:val="en-US"/>
        </w:rPr>
      </w:pPr>
      <w:r w:rsidRPr="008B3A42">
        <w:rPr>
          <w:rStyle w:val="Accentuation"/>
          <w:rFonts w:ascii="Arial" w:hAnsi="Arial" w:cs="Arial"/>
          <w:color w:val="5B5B5B"/>
          <w:sz w:val="26"/>
          <w:szCs w:val="26"/>
          <w:lang w:val="en-US"/>
        </w:rPr>
        <w:t>Have different signatures for work and non-work-related emails.</w:t>
      </w:r>
    </w:p>
    <w:p w14:paraId="24470AE9" w14:textId="77777777" w:rsidR="006A58BA" w:rsidRPr="008B3A42" w:rsidRDefault="006A58BA" w:rsidP="006A58BA">
      <w:pPr>
        <w:pStyle w:val="NormalWeb"/>
        <w:shd w:val="clear" w:color="auto" w:fill="FFFFFF"/>
        <w:spacing w:before="0" w:beforeAutospacing="0" w:after="285" w:afterAutospacing="0"/>
        <w:rPr>
          <w:rFonts w:ascii="Arial" w:hAnsi="Arial" w:cs="Arial"/>
          <w:color w:val="5B5B5B"/>
          <w:sz w:val="26"/>
          <w:szCs w:val="26"/>
          <w:lang w:val="en-US"/>
        </w:rPr>
      </w:pPr>
      <w:r w:rsidRPr="008B3A42">
        <w:rPr>
          <w:rFonts w:ascii="Arial" w:hAnsi="Arial" w:cs="Arial"/>
          <w:color w:val="5B5B5B"/>
          <w:sz w:val="26"/>
          <w:szCs w:val="26"/>
          <w:lang w:val="en-US"/>
        </w:rPr>
        <w:t>Here is the format you can use as a starting point.</w:t>
      </w:r>
    </w:p>
    <w:p w14:paraId="547A4630" w14:textId="77777777" w:rsidR="006A58BA" w:rsidRPr="008B3A42" w:rsidRDefault="006A58BA" w:rsidP="006A58BA">
      <w:pPr>
        <w:pStyle w:val="NormalWeb"/>
        <w:shd w:val="clear" w:color="auto" w:fill="FFFFFF"/>
        <w:spacing w:before="0" w:beforeAutospacing="0" w:after="0" w:afterAutospacing="0"/>
        <w:rPr>
          <w:rFonts w:ascii="Arial" w:hAnsi="Arial" w:cs="Arial"/>
          <w:color w:val="5B5B5B"/>
          <w:sz w:val="26"/>
          <w:szCs w:val="26"/>
          <w:lang w:val="en-US"/>
        </w:rPr>
      </w:pPr>
      <w:r w:rsidRPr="008B3A42">
        <w:rPr>
          <w:rFonts w:ascii="Arial" w:hAnsi="Arial" w:cs="Arial"/>
          <w:color w:val="5B5B5B"/>
          <w:sz w:val="26"/>
          <w:szCs w:val="26"/>
          <w:lang w:val="en-US"/>
        </w:rPr>
        <w:t>&lt;Name&gt; &lt;Last Name&gt;</w:t>
      </w:r>
      <w:r w:rsidRPr="008B3A42">
        <w:rPr>
          <w:rFonts w:ascii="Arial" w:hAnsi="Arial" w:cs="Arial"/>
          <w:color w:val="5B5B5B"/>
          <w:sz w:val="26"/>
          <w:szCs w:val="26"/>
          <w:lang w:val="en-US"/>
        </w:rPr>
        <w:br/>
        <w:t>&lt;Role Title&gt;, &lt;Company Name (can be a link to corporate site)&gt;</w:t>
      </w:r>
      <w:r w:rsidRPr="008B3A42">
        <w:rPr>
          <w:rFonts w:ascii="Arial" w:hAnsi="Arial" w:cs="Arial"/>
          <w:color w:val="5B5B5B"/>
          <w:sz w:val="26"/>
          <w:szCs w:val="26"/>
          <w:lang w:val="en-US"/>
        </w:rPr>
        <w:br/>
        <w:t>&lt;Mobile Phone&gt;, &lt;Office Phone&gt;</w:t>
      </w:r>
      <w:r w:rsidRPr="008B3A42">
        <w:rPr>
          <w:rFonts w:ascii="Arial" w:hAnsi="Arial" w:cs="Arial"/>
          <w:color w:val="5B5B5B"/>
          <w:sz w:val="26"/>
          <w:szCs w:val="26"/>
          <w:lang w:val="en-US"/>
        </w:rPr>
        <w:br/>
        <w:t>&lt;Email as a link&gt;</w:t>
      </w:r>
      <w:r w:rsidRPr="008B3A42">
        <w:rPr>
          <w:rFonts w:ascii="Arial" w:hAnsi="Arial" w:cs="Arial"/>
          <w:color w:val="5B5B5B"/>
          <w:sz w:val="26"/>
          <w:szCs w:val="26"/>
          <w:lang w:val="en-US"/>
        </w:rPr>
        <w:br/>
        <w:t>&lt;Instant Messengers (Skype Name, Corporate social network account)&gt;</w:t>
      </w:r>
    </w:p>
    <w:p w14:paraId="71E38C75" w14:textId="35185E22" w:rsidR="006A58BA" w:rsidRPr="00D704E6" w:rsidRDefault="006A58BA" w:rsidP="006A58BA">
      <w:pPr>
        <w:shd w:val="clear" w:color="auto" w:fill="FFFFFF"/>
        <w:rPr>
          <w:rFonts w:ascii="Arial" w:hAnsi="Arial" w:cs="Arial"/>
          <w:color w:val="5B5B5B"/>
          <w:sz w:val="26"/>
          <w:szCs w:val="26"/>
          <w:lang w:val="en-US"/>
        </w:rPr>
      </w:pPr>
    </w:p>
    <w:p w14:paraId="336E3D37" w14:textId="77777777" w:rsidR="00A12799" w:rsidRDefault="00A12799" w:rsidP="006A58BA">
      <w:pPr>
        <w:pStyle w:val="NormalWeb"/>
        <w:shd w:val="clear" w:color="auto" w:fill="FFFFFF"/>
        <w:spacing w:before="0" w:beforeAutospacing="0" w:after="150" w:afterAutospacing="0" w:line="420" w:lineRule="atLeast"/>
        <w:rPr>
          <w:rFonts w:ascii="Arial" w:hAnsi="Arial" w:cs="Arial"/>
          <w:color w:val="5B5B5B"/>
          <w:sz w:val="30"/>
          <w:szCs w:val="30"/>
          <w:lang w:val="en-US"/>
        </w:rPr>
      </w:pPr>
    </w:p>
    <w:p w14:paraId="57E28BF9" w14:textId="77777777" w:rsidR="00A12799" w:rsidRDefault="00A12799" w:rsidP="006A58BA">
      <w:pPr>
        <w:pStyle w:val="NormalWeb"/>
        <w:shd w:val="clear" w:color="auto" w:fill="FFFFFF"/>
        <w:spacing w:before="0" w:beforeAutospacing="0" w:after="150" w:afterAutospacing="0" w:line="420" w:lineRule="atLeast"/>
        <w:rPr>
          <w:rFonts w:ascii="Arial" w:hAnsi="Arial" w:cs="Arial"/>
          <w:color w:val="5B5B5B"/>
          <w:sz w:val="30"/>
          <w:szCs w:val="30"/>
          <w:lang w:val="en-US"/>
        </w:rPr>
      </w:pPr>
    </w:p>
    <w:p w14:paraId="0A69D22B" w14:textId="77777777" w:rsidR="00A12799" w:rsidRDefault="00A12799" w:rsidP="006A58BA">
      <w:pPr>
        <w:pStyle w:val="NormalWeb"/>
        <w:shd w:val="clear" w:color="auto" w:fill="FFFFFF"/>
        <w:spacing w:before="0" w:beforeAutospacing="0" w:after="150" w:afterAutospacing="0" w:line="420" w:lineRule="atLeast"/>
        <w:rPr>
          <w:rFonts w:ascii="Arial" w:hAnsi="Arial" w:cs="Arial"/>
          <w:color w:val="5B5B5B"/>
          <w:sz w:val="30"/>
          <w:szCs w:val="30"/>
          <w:lang w:val="en-US"/>
        </w:rPr>
      </w:pPr>
      <w:r>
        <w:rPr>
          <w:rFonts w:ascii="Arial" w:hAnsi="Arial" w:cs="Arial"/>
          <w:color w:val="5B5B5B"/>
          <w:sz w:val="30"/>
          <w:szCs w:val="30"/>
          <w:lang w:val="en-US"/>
        </w:rPr>
        <w:t xml:space="preserve">Discussion topics : </w:t>
      </w:r>
    </w:p>
    <w:p w14:paraId="744374D7" w14:textId="25A21B9B" w:rsidR="00E92EC2" w:rsidRPr="008B3A42" w:rsidRDefault="006A58BA" w:rsidP="006A58BA">
      <w:pPr>
        <w:pStyle w:val="NormalWeb"/>
        <w:shd w:val="clear" w:color="auto" w:fill="FFFFFF"/>
        <w:spacing w:before="0" w:beforeAutospacing="0" w:after="150" w:afterAutospacing="0" w:line="420" w:lineRule="atLeast"/>
        <w:rPr>
          <w:rFonts w:ascii="Arial" w:hAnsi="Arial" w:cs="Arial"/>
          <w:color w:val="5B5B5B"/>
          <w:sz w:val="30"/>
          <w:szCs w:val="30"/>
          <w:lang w:val="en-US"/>
        </w:rPr>
      </w:pPr>
      <w:r w:rsidRPr="008B3A42">
        <w:rPr>
          <w:rFonts w:ascii="Arial" w:hAnsi="Arial" w:cs="Arial"/>
          <w:color w:val="5B5B5B"/>
          <w:sz w:val="30"/>
          <w:szCs w:val="30"/>
          <w:lang w:val="en-US"/>
        </w:rPr>
        <w:t>“Email is familiar. It’s comfortable. It’s easy to use. But it might just be the biggest killer of time and productivity in the office today.”</w:t>
      </w:r>
    </w:p>
    <w:p w14:paraId="5C3905A3" w14:textId="77777777" w:rsidR="006A58BA" w:rsidRDefault="006A58BA" w:rsidP="006A58BA">
      <w:pPr>
        <w:pStyle w:val="NormalWeb"/>
        <w:shd w:val="clear" w:color="auto" w:fill="FFFFFF"/>
        <w:spacing w:before="0" w:beforeAutospacing="0" w:after="150" w:afterAutospacing="0" w:line="420" w:lineRule="atLeast"/>
        <w:rPr>
          <w:rFonts w:ascii="Arial" w:hAnsi="Arial" w:cs="Arial"/>
          <w:color w:val="5B5B5B"/>
          <w:sz w:val="30"/>
          <w:szCs w:val="30"/>
          <w:lang w:val="en-US"/>
        </w:rPr>
      </w:pPr>
      <w:r w:rsidRPr="008B3A42">
        <w:rPr>
          <w:rFonts w:ascii="Arial" w:hAnsi="Arial" w:cs="Arial"/>
          <w:color w:val="5B5B5B"/>
          <w:sz w:val="30"/>
          <w:szCs w:val="30"/>
          <w:lang w:val="en-US"/>
        </w:rPr>
        <w:t>– Ryan Holmes</w:t>
      </w:r>
    </w:p>
    <w:p w14:paraId="023B9210" w14:textId="77777777" w:rsidR="0078027F" w:rsidRDefault="0078027F" w:rsidP="006A58BA">
      <w:pPr>
        <w:pStyle w:val="NormalWeb"/>
        <w:shd w:val="clear" w:color="auto" w:fill="FFFFFF"/>
        <w:spacing w:before="0" w:beforeAutospacing="0" w:after="150" w:afterAutospacing="0" w:line="420" w:lineRule="atLeast"/>
        <w:rPr>
          <w:rFonts w:ascii="Arial" w:hAnsi="Arial" w:cs="Arial"/>
          <w:color w:val="5B5B5B"/>
          <w:sz w:val="30"/>
          <w:szCs w:val="30"/>
          <w:lang w:val="en-US"/>
        </w:rPr>
      </w:pPr>
    </w:p>
    <w:p w14:paraId="28AFA474" w14:textId="01EAB13D" w:rsidR="0078027F" w:rsidRDefault="0078027F" w:rsidP="006A58BA">
      <w:pPr>
        <w:pStyle w:val="NormalWeb"/>
        <w:shd w:val="clear" w:color="auto" w:fill="FFFFFF"/>
        <w:spacing w:before="0" w:beforeAutospacing="0" w:after="150" w:afterAutospacing="0" w:line="420" w:lineRule="atLeast"/>
        <w:rPr>
          <w:rFonts w:ascii="Arial" w:hAnsi="Arial" w:cs="Arial"/>
          <w:color w:val="2D2E2E"/>
          <w:shd w:val="clear" w:color="auto" w:fill="FFFFFF"/>
          <w:lang w:val="en-US"/>
        </w:rPr>
      </w:pPr>
      <w:r w:rsidRPr="0078027F">
        <w:rPr>
          <w:rFonts w:ascii="Arial" w:hAnsi="Arial" w:cs="Arial"/>
          <w:color w:val="2D2E2E"/>
          <w:shd w:val="clear" w:color="auto" w:fill="FFFFFF"/>
          <w:lang w:val="en-US"/>
        </w:rPr>
        <w:lastRenderedPageBreak/>
        <w:t>More time is wasted during meetings than during any other business activity</w:t>
      </w:r>
      <w:r>
        <w:rPr>
          <w:rFonts w:ascii="Arial" w:hAnsi="Arial" w:cs="Arial"/>
          <w:color w:val="2D2E2E"/>
          <w:shd w:val="clear" w:color="auto" w:fill="FFFFFF"/>
          <w:lang w:val="en-US"/>
        </w:rPr>
        <w:t>.</w:t>
      </w:r>
    </w:p>
    <w:p w14:paraId="53D74237" w14:textId="77777777" w:rsidR="0078027F" w:rsidRDefault="0078027F" w:rsidP="006A58BA">
      <w:pPr>
        <w:pStyle w:val="NormalWeb"/>
        <w:shd w:val="clear" w:color="auto" w:fill="FFFFFF"/>
        <w:spacing w:before="0" w:beforeAutospacing="0" w:after="150" w:afterAutospacing="0" w:line="420" w:lineRule="atLeast"/>
        <w:rPr>
          <w:rFonts w:ascii="Arial" w:hAnsi="Arial" w:cs="Arial"/>
          <w:color w:val="2D2E2E"/>
          <w:shd w:val="clear" w:color="auto" w:fill="FFFFFF"/>
          <w:lang w:val="en-US"/>
        </w:rPr>
      </w:pPr>
    </w:p>
    <w:p w14:paraId="13273E01" w14:textId="1378E201" w:rsidR="0078027F" w:rsidRPr="0078027F" w:rsidRDefault="0078027F" w:rsidP="006A58BA">
      <w:pPr>
        <w:pStyle w:val="NormalWeb"/>
        <w:shd w:val="clear" w:color="auto" w:fill="FFFFFF"/>
        <w:spacing w:before="0" w:beforeAutospacing="0" w:after="150" w:afterAutospacing="0" w:line="420" w:lineRule="atLeast"/>
        <w:rPr>
          <w:rFonts w:ascii="Arial" w:hAnsi="Arial" w:cs="Arial"/>
          <w:b/>
          <w:bCs/>
          <w:color w:val="2D2E2E"/>
          <w:shd w:val="clear" w:color="auto" w:fill="FFFFFF"/>
        </w:rPr>
      </w:pPr>
      <w:r w:rsidRPr="0078027F">
        <w:rPr>
          <w:rFonts w:ascii="Arial" w:hAnsi="Arial" w:cs="Arial"/>
          <w:b/>
          <w:bCs/>
          <w:color w:val="2D2E2E"/>
          <w:shd w:val="clear" w:color="auto" w:fill="FFFFFF"/>
        </w:rPr>
        <w:t>Brain relax :</w:t>
      </w:r>
    </w:p>
    <w:p w14:paraId="0DFF4E8F" w14:textId="3901EF16" w:rsidR="00E92EC2" w:rsidRDefault="00917CA5" w:rsidP="006A58BA">
      <w:pPr>
        <w:pStyle w:val="NormalWeb"/>
        <w:shd w:val="clear" w:color="auto" w:fill="FFFFFF"/>
        <w:spacing w:before="0" w:beforeAutospacing="0" w:after="150" w:afterAutospacing="0" w:line="420" w:lineRule="atLeast"/>
        <w:rPr>
          <w:rStyle w:val="Lienhypertexte"/>
          <w:rFonts w:ascii="Arial" w:hAnsi="Arial" w:cs="Arial"/>
          <w:sz w:val="30"/>
          <w:szCs w:val="30"/>
        </w:rPr>
      </w:pPr>
      <w:hyperlink r:id="rId13" w:history="1">
        <w:r w:rsidR="0078027F" w:rsidRPr="0078027F">
          <w:rPr>
            <w:rStyle w:val="Lienhypertexte"/>
            <w:rFonts w:ascii="Arial" w:hAnsi="Arial" w:cs="Arial"/>
            <w:sz w:val="30"/>
            <w:szCs w:val="30"/>
          </w:rPr>
          <w:t>https://www.learn-english-today.com/resources-for-teachers/conversation-topics_business.html</w:t>
        </w:r>
      </w:hyperlink>
    </w:p>
    <w:p w14:paraId="1B1F3168" w14:textId="77777777" w:rsidR="00D704E6" w:rsidRDefault="00D704E6" w:rsidP="006A58BA">
      <w:pPr>
        <w:pStyle w:val="NormalWeb"/>
        <w:shd w:val="clear" w:color="auto" w:fill="FFFFFF"/>
        <w:spacing w:before="0" w:beforeAutospacing="0" w:after="150" w:afterAutospacing="0" w:line="420" w:lineRule="atLeast"/>
        <w:rPr>
          <w:rStyle w:val="Lienhypertexte"/>
          <w:rFonts w:ascii="Arial" w:hAnsi="Arial" w:cs="Arial"/>
          <w:sz w:val="30"/>
          <w:szCs w:val="30"/>
        </w:rPr>
      </w:pPr>
    </w:p>
    <w:p w14:paraId="651C6CC5" w14:textId="77777777" w:rsidR="00F134CC" w:rsidRDefault="00D704E6" w:rsidP="006A58BA">
      <w:pPr>
        <w:pStyle w:val="NormalWeb"/>
        <w:shd w:val="clear" w:color="auto" w:fill="FFFFFF"/>
        <w:spacing w:before="0" w:beforeAutospacing="0" w:after="150" w:afterAutospacing="0" w:line="420" w:lineRule="atLeast"/>
        <w:rPr>
          <w:rStyle w:val="Lienhypertexte"/>
          <w:lang w:val="en-US"/>
        </w:rPr>
      </w:pPr>
      <w:r w:rsidRPr="007260BB">
        <w:rPr>
          <w:rStyle w:val="Lienhypertexte"/>
          <w:lang w:val="en-US"/>
        </w:rPr>
        <w:t xml:space="preserve">common verbs </w:t>
      </w:r>
      <w:proofErr w:type="spellStart"/>
      <w:r w:rsidRPr="007260BB">
        <w:rPr>
          <w:rStyle w:val="Lienhypertexte"/>
          <w:lang w:val="en-US"/>
        </w:rPr>
        <w:t>pratice</w:t>
      </w:r>
      <w:proofErr w:type="spellEnd"/>
      <w:r w:rsidRPr="007260BB">
        <w:rPr>
          <w:rStyle w:val="Lienhypertexte"/>
          <w:lang w:val="en-US"/>
        </w:rPr>
        <w:t xml:space="preserve"> : </w:t>
      </w:r>
    </w:p>
    <w:p w14:paraId="0CFDB9B4" w14:textId="3AAD0B8F" w:rsidR="00C61D41" w:rsidRDefault="001B5E09" w:rsidP="006A58BA">
      <w:pPr>
        <w:pStyle w:val="NormalWeb"/>
        <w:shd w:val="clear" w:color="auto" w:fill="FFFFFF"/>
        <w:spacing w:before="0" w:beforeAutospacing="0" w:after="150" w:afterAutospacing="0" w:line="420" w:lineRule="atLeast"/>
        <w:rPr>
          <w:rStyle w:val="Lienhypertexte"/>
          <w:u w:val="none"/>
          <w:lang w:val="en-US"/>
        </w:rPr>
      </w:pPr>
      <w:r w:rsidRPr="001B5E09">
        <w:rPr>
          <w:rStyle w:val="Lienhypertexte"/>
          <w:u w:val="none"/>
          <w:lang w:val="en-US"/>
        </w:rPr>
        <w:t>D.O.G : D=&gt; do</w:t>
      </w:r>
      <w:r>
        <w:rPr>
          <w:rStyle w:val="Lienhypertexte"/>
          <w:u w:val="none"/>
          <w:lang w:val="en-US"/>
        </w:rPr>
        <w:t>, drive, delete, draw….    O=&gt; oblige, o</w:t>
      </w:r>
      <w:r w:rsidR="004946DA">
        <w:rPr>
          <w:rStyle w:val="Lienhypertexte"/>
          <w:u w:val="none"/>
          <w:lang w:val="en-US"/>
        </w:rPr>
        <w:t>ffer</w:t>
      </w:r>
      <w:r>
        <w:rPr>
          <w:rStyle w:val="Lienhypertexte"/>
          <w:u w:val="none"/>
          <w:lang w:val="en-US"/>
        </w:rPr>
        <w:t xml:space="preserve">, </w:t>
      </w:r>
      <w:r w:rsidR="000A4593">
        <w:rPr>
          <w:rStyle w:val="Lienhypertexte"/>
          <w:u w:val="none"/>
          <w:lang w:val="en-US"/>
        </w:rPr>
        <w:t xml:space="preserve">order, organize, outline, </w:t>
      </w:r>
      <w:r w:rsidR="004946DA">
        <w:rPr>
          <w:rStyle w:val="Lienhypertexte"/>
          <w:u w:val="none"/>
          <w:lang w:val="en-US"/>
        </w:rPr>
        <w:t xml:space="preserve">overcome…     G=&gt; grow, grieve, give, </w:t>
      </w:r>
      <w:r w:rsidR="00A0713C">
        <w:rPr>
          <w:rStyle w:val="Lienhypertexte"/>
          <w:u w:val="none"/>
          <w:lang w:val="en-US"/>
        </w:rPr>
        <w:t xml:space="preserve">guide, guess etc. </w:t>
      </w:r>
    </w:p>
    <w:p w14:paraId="158D0067" w14:textId="7380A7BC" w:rsidR="00A0713C" w:rsidRPr="001B5E09" w:rsidRDefault="00A0713C" w:rsidP="006A58BA">
      <w:pPr>
        <w:pStyle w:val="NormalWeb"/>
        <w:shd w:val="clear" w:color="auto" w:fill="FFFFFF"/>
        <w:spacing w:before="0" w:beforeAutospacing="0" w:after="150" w:afterAutospacing="0" w:line="420" w:lineRule="atLeast"/>
        <w:rPr>
          <w:rStyle w:val="Lienhypertexte"/>
          <w:u w:val="none"/>
          <w:lang w:val="en-US"/>
        </w:rPr>
      </w:pPr>
      <w:r>
        <w:rPr>
          <w:rStyle w:val="Lienhypertexte"/>
          <w:u w:val="none"/>
          <w:lang w:val="en-US"/>
        </w:rPr>
        <w:t>Then, pick some the verbs from your list, and use them in a sentence.</w:t>
      </w:r>
    </w:p>
    <w:p w14:paraId="37D868BF" w14:textId="5783F6EC" w:rsidR="00F134CC" w:rsidRPr="007260BB" w:rsidRDefault="00917CA5" w:rsidP="006A58BA">
      <w:pPr>
        <w:pStyle w:val="NormalWeb"/>
        <w:shd w:val="clear" w:color="auto" w:fill="FFFFFF"/>
        <w:spacing w:before="0" w:beforeAutospacing="0" w:after="150" w:afterAutospacing="0" w:line="420" w:lineRule="atLeast"/>
        <w:rPr>
          <w:rStyle w:val="Lienhypertexte"/>
          <w:u w:val="none"/>
          <w:lang w:val="en-US"/>
        </w:rPr>
      </w:pPr>
      <w:hyperlink r:id="rId14" w:history="1"/>
    </w:p>
    <w:p w14:paraId="218D20E3" w14:textId="77777777" w:rsidR="00F134CC" w:rsidRPr="007260BB" w:rsidRDefault="00F134CC" w:rsidP="006A58BA">
      <w:pPr>
        <w:pStyle w:val="NormalWeb"/>
        <w:shd w:val="clear" w:color="auto" w:fill="FFFFFF"/>
        <w:spacing w:before="0" w:beforeAutospacing="0" w:after="150" w:afterAutospacing="0" w:line="420" w:lineRule="atLeast"/>
        <w:rPr>
          <w:rStyle w:val="Lienhypertexte"/>
          <w:u w:val="none"/>
          <w:lang w:val="en-US"/>
        </w:rPr>
      </w:pPr>
    </w:p>
    <w:p w14:paraId="2535F04D" w14:textId="77777777" w:rsidR="00F134CC" w:rsidRPr="007260BB" w:rsidRDefault="00F134CC" w:rsidP="006A58BA">
      <w:pPr>
        <w:pStyle w:val="NormalWeb"/>
        <w:shd w:val="clear" w:color="auto" w:fill="FFFFFF"/>
        <w:spacing w:before="0" w:beforeAutospacing="0" w:after="150" w:afterAutospacing="0" w:line="420" w:lineRule="atLeast"/>
        <w:rPr>
          <w:rStyle w:val="Lienhypertexte"/>
          <w:lang w:val="en-US"/>
        </w:rPr>
      </w:pPr>
    </w:p>
    <w:p w14:paraId="30C5E073" w14:textId="77777777" w:rsidR="00D704E6" w:rsidRPr="007260BB" w:rsidRDefault="00D704E6" w:rsidP="006A58BA">
      <w:pPr>
        <w:pStyle w:val="NormalWeb"/>
        <w:shd w:val="clear" w:color="auto" w:fill="FFFFFF"/>
        <w:spacing w:before="0" w:beforeAutospacing="0" w:after="150" w:afterAutospacing="0" w:line="420" w:lineRule="atLeast"/>
        <w:rPr>
          <w:rFonts w:ascii="Arial" w:hAnsi="Arial" w:cs="Arial"/>
          <w:color w:val="5B5B5B"/>
          <w:sz w:val="30"/>
          <w:szCs w:val="30"/>
          <w:lang w:val="en-US"/>
        </w:rPr>
      </w:pPr>
    </w:p>
    <w:p w14:paraId="62106088" w14:textId="77777777" w:rsidR="00E8579B" w:rsidRPr="007607EF" w:rsidRDefault="00E8579B" w:rsidP="008B5134">
      <w:pPr>
        <w:pStyle w:val="Sansinterligne"/>
        <w:rPr>
          <w:lang w:val="en-US"/>
        </w:rPr>
      </w:pPr>
    </w:p>
    <w:p w14:paraId="0CB079E7" w14:textId="77777777" w:rsidR="005F169D" w:rsidRDefault="005F169D" w:rsidP="008B5134">
      <w:pPr>
        <w:pStyle w:val="Sansinterligne"/>
        <w:rPr>
          <w:lang w:val="en-US"/>
        </w:rPr>
      </w:pPr>
    </w:p>
    <w:p w14:paraId="1B750840" w14:textId="77777777" w:rsidR="00E8579B" w:rsidRDefault="00E8579B" w:rsidP="008B5134">
      <w:pPr>
        <w:pStyle w:val="Sansinterligne"/>
        <w:rPr>
          <w:lang w:val="en-US"/>
        </w:rPr>
      </w:pPr>
    </w:p>
    <w:p w14:paraId="307E8A6E" w14:textId="77777777" w:rsidR="00E8579B" w:rsidRDefault="00E8579B" w:rsidP="008B5134">
      <w:pPr>
        <w:pStyle w:val="Sansinterligne"/>
        <w:rPr>
          <w:lang w:val="en-US"/>
        </w:rPr>
      </w:pPr>
    </w:p>
    <w:p w14:paraId="05278881" w14:textId="77777777" w:rsidR="00E8579B" w:rsidRDefault="00E8579B" w:rsidP="008B5134">
      <w:pPr>
        <w:pStyle w:val="Sansinterligne"/>
        <w:rPr>
          <w:lang w:val="en-US"/>
        </w:rPr>
      </w:pPr>
    </w:p>
    <w:p w14:paraId="6E799FE3" w14:textId="39CD1EEA" w:rsidR="00723E15" w:rsidRDefault="00A1182C" w:rsidP="008B5134">
      <w:pPr>
        <w:pStyle w:val="Sansinterligne"/>
        <w:rPr>
          <w:rFonts w:ascii="Montserrat" w:hAnsi="Montserrat"/>
          <w:color w:val="636C98"/>
          <w:sz w:val="27"/>
          <w:szCs w:val="27"/>
          <w:shd w:val="clear" w:color="auto" w:fill="FFFFFF"/>
          <w:lang w:val="en-US"/>
        </w:rPr>
      </w:pPr>
      <w:r>
        <w:rPr>
          <w:lang w:val="en-US"/>
        </w:rPr>
        <w:t>To improve your English level ,</w:t>
      </w:r>
      <w:r w:rsidRPr="00A1182C">
        <w:rPr>
          <w:rFonts w:ascii="Montserrat" w:hAnsi="Montserrat"/>
          <w:color w:val="636C98"/>
          <w:sz w:val="27"/>
          <w:szCs w:val="27"/>
          <w:shd w:val="clear" w:color="auto" w:fill="FFFFFF"/>
          <w:lang w:val="en-US"/>
        </w:rPr>
        <w:t xml:space="preserve"> you need to understand industry specific English language. </w:t>
      </w:r>
    </w:p>
    <w:p w14:paraId="3603AE56" w14:textId="77777777" w:rsidR="009C64E9" w:rsidRDefault="009C64E9" w:rsidP="008B5134">
      <w:pPr>
        <w:pStyle w:val="Sansinterligne"/>
        <w:rPr>
          <w:rFonts w:ascii="Montserrat" w:hAnsi="Montserrat"/>
          <w:color w:val="636C98"/>
          <w:sz w:val="27"/>
          <w:szCs w:val="27"/>
          <w:shd w:val="clear" w:color="auto" w:fill="FFFFFF"/>
          <w:lang w:val="en-US"/>
        </w:rPr>
      </w:pPr>
    </w:p>
    <w:p w14:paraId="185E46A1" w14:textId="77777777" w:rsidR="009C64E9" w:rsidRDefault="009C64E9" w:rsidP="009C64E9">
      <w:pPr>
        <w:pStyle w:val="NormalWeb"/>
        <w:spacing w:before="0" w:beforeAutospacing="0" w:after="390" w:afterAutospacing="0"/>
        <w:rPr>
          <w:rStyle w:val="lev"/>
          <w:lang w:val="en-US"/>
        </w:rPr>
      </w:pPr>
    </w:p>
    <w:p w14:paraId="5827AD07" w14:textId="77777777" w:rsidR="009C64E9" w:rsidRPr="00C01CA4" w:rsidRDefault="009C64E9" w:rsidP="00C01CA4">
      <w:pPr>
        <w:rPr>
          <w:sz w:val="12"/>
          <w:szCs w:val="12"/>
          <w:lang w:val="en-US"/>
        </w:rPr>
      </w:pPr>
      <w:r w:rsidRPr="00C01CA4">
        <w:rPr>
          <w:rStyle w:val="lev"/>
          <w:sz w:val="12"/>
          <w:szCs w:val="12"/>
          <w:lang w:val="en-US"/>
        </w:rPr>
        <w:t>Database Administrators</w:t>
      </w:r>
    </w:p>
    <w:p w14:paraId="0525CEAC" w14:textId="77777777" w:rsidR="009C64E9" w:rsidRDefault="009C64E9" w:rsidP="00C01CA4">
      <w:pPr>
        <w:rPr>
          <w:rStyle w:val="lev"/>
          <w:sz w:val="12"/>
          <w:szCs w:val="12"/>
          <w:lang w:val="en-US"/>
        </w:rPr>
      </w:pPr>
      <w:r w:rsidRPr="00C01CA4">
        <w:rPr>
          <w:rStyle w:val="lev"/>
          <w:sz w:val="12"/>
          <w:szCs w:val="12"/>
          <w:lang w:val="en-US"/>
        </w:rPr>
        <w:t>Computer Network Architects</w:t>
      </w:r>
    </w:p>
    <w:p w14:paraId="6FCF65C7" w14:textId="77777777" w:rsidR="00C01CA4" w:rsidRPr="00C01CA4" w:rsidRDefault="00C01CA4" w:rsidP="00C01CA4">
      <w:pPr>
        <w:rPr>
          <w:sz w:val="12"/>
          <w:szCs w:val="12"/>
          <w:lang w:val="en-US"/>
        </w:rPr>
      </w:pPr>
    </w:p>
    <w:tbl>
      <w:tblPr>
        <w:tblStyle w:val="Grilledutableau"/>
        <w:tblW w:w="0" w:type="auto"/>
        <w:tblLook w:val="04A0" w:firstRow="1" w:lastRow="0" w:firstColumn="1" w:lastColumn="0" w:noHBand="0" w:noVBand="1"/>
      </w:tblPr>
      <w:tblGrid>
        <w:gridCol w:w="9062"/>
      </w:tblGrid>
      <w:tr w:rsidR="00723E15" w:rsidRPr="007260BB" w14:paraId="02241081" w14:textId="77777777" w:rsidTr="008D4440">
        <w:tc>
          <w:tcPr>
            <w:tcW w:w="9062" w:type="dxa"/>
          </w:tcPr>
          <w:p w14:paraId="0CD27D78" w14:textId="67B7B5F0" w:rsidR="00723E15" w:rsidRPr="007D0487" w:rsidRDefault="00723E15" w:rsidP="008D4440">
            <w:pPr>
              <w:pStyle w:val="NormalWeb"/>
              <w:spacing w:before="0" w:beforeAutospacing="0" w:after="390" w:afterAutospacing="0"/>
              <w:rPr>
                <w:sz w:val="20"/>
                <w:szCs w:val="20"/>
                <w:lang w:val="en-US"/>
              </w:rPr>
            </w:pPr>
            <w:r>
              <w:rPr>
                <w:sz w:val="20"/>
                <w:szCs w:val="20"/>
                <w:lang w:val="en-US"/>
              </w:rPr>
              <w:t>…</w:t>
            </w:r>
            <w:r w:rsidR="00761F50">
              <w:rPr>
                <w:sz w:val="20"/>
                <w:szCs w:val="20"/>
                <w:lang w:val="en-US"/>
              </w:rPr>
              <w:t>Software developers</w:t>
            </w:r>
            <w:r>
              <w:rPr>
                <w:sz w:val="20"/>
                <w:szCs w:val="20"/>
                <w:lang w:val="en-US"/>
              </w:rPr>
              <w:t>…………………………………</w:t>
            </w:r>
            <w:r w:rsidRPr="007D0487">
              <w:rPr>
                <w:sz w:val="20"/>
                <w:szCs w:val="20"/>
                <w:lang w:val="en-US"/>
              </w:rPr>
              <w:t>develop applications that carry out specific tasks on computers and other devices.</w:t>
            </w:r>
          </w:p>
        </w:tc>
      </w:tr>
      <w:tr w:rsidR="00723E15" w:rsidRPr="007260BB" w14:paraId="7796F60D" w14:textId="77777777" w:rsidTr="008D4440">
        <w:tc>
          <w:tcPr>
            <w:tcW w:w="9062" w:type="dxa"/>
          </w:tcPr>
          <w:p w14:paraId="3C99E946" w14:textId="44FD5C05" w:rsidR="00723E15" w:rsidRPr="007D0487" w:rsidRDefault="00936B97" w:rsidP="008D4440">
            <w:pPr>
              <w:pStyle w:val="NormalWeb"/>
              <w:spacing w:before="0" w:beforeAutospacing="0" w:after="390" w:afterAutospacing="0"/>
              <w:rPr>
                <w:sz w:val="20"/>
                <w:szCs w:val="20"/>
                <w:lang w:val="en-US"/>
              </w:rPr>
            </w:pPr>
            <w:r>
              <w:rPr>
                <w:sz w:val="20"/>
                <w:szCs w:val="20"/>
                <w:lang w:val="en-US"/>
              </w:rPr>
              <w:t>A c</w:t>
            </w:r>
            <w:r w:rsidR="00E148FD">
              <w:rPr>
                <w:sz w:val="20"/>
                <w:szCs w:val="20"/>
                <w:lang w:val="en-US"/>
              </w:rPr>
              <w:t xml:space="preserve">omputer </w:t>
            </w:r>
            <w:r w:rsidR="004110B8">
              <w:rPr>
                <w:sz w:val="20"/>
                <w:szCs w:val="20"/>
                <w:lang w:val="en-US"/>
              </w:rPr>
              <w:t xml:space="preserve">programmer </w:t>
            </w:r>
            <w:r w:rsidR="00723E15" w:rsidRPr="007D0487">
              <w:rPr>
                <w:sz w:val="20"/>
                <w:szCs w:val="20"/>
                <w:lang w:val="en-US"/>
              </w:rPr>
              <w:t>use</w:t>
            </w:r>
            <w:r>
              <w:rPr>
                <w:sz w:val="20"/>
                <w:szCs w:val="20"/>
                <w:lang w:val="en-US"/>
              </w:rPr>
              <w:t>s</w:t>
            </w:r>
            <w:r w:rsidR="00723E15" w:rsidRPr="007D0487">
              <w:rPr>
                <w:sz w:val="20"/>
                <w:szCs w:val="20"/>
                <w:lang w:val="en-US"/>
              </w:rPr>
              <w:t xml:space="preserve"> the designs of Software Developers and write</w:t>
            </w:r>
            <w:r>
              <w:rPr>
                <w:sz w:val="20"/>
                <w:szCs w:val="20"/>
                <w:lang w:val="en-US"/>
              </w:rPr>
              <w:t>s</w:t>
            </w:r>
            <w:r w:rsidR="00723E15" w:rsidRPr="007D0487">
              <w:rPr>
                <w:sz w:val="20"/>
                <w:szCs w:val="20"/>
                <w:lang w:val="en-US"/>
              </w:rPr>
              <w:t xml:space="preserve"> codes to make instructions that computers can follow.</w:t>
            </w:r>
          </w:p>
        </w:tc>
      </w:tr>
      <w:tr w:rsidR="00723E15" w:rsidRPr="007260BB" w14:paraId="06B8B393" w14:textId="77777777" w:rsidTr="008D4440">
        <w:tc>
          <w:tcPr>
            <w:tcW w:w="9062" w:type="dxa"/>
          </w:tcPr>
          <w:p w14:paraId="2C692780" w14:textId="662A5B37" w:rsidR="004110B8" w:rsidRPr="00C01CA4" w:rsidRDefault="004110B8" w:rsidP="004110B8">
            <w:pPr>
              <w:rPr>
                <w:sz w:val="12"/>
                <w:szCs w:val="12"/>
                <w:lang w:val="en-US"/>
              </w:rPr>
            </w:pPr>
            <w:r w:rsidRPr="00C01CA4">
              <w:rPr>
                <w:rStyle w:val="lev"/>
                <w:sz w:val="12"/>
                <w:szCs w:val="12"/>
                <w:lang w:val="en-US"/>
              </w:rPr>
              <w:t>Computer and Information Research Scientists</w:t>
            </w:r>
            <w:r w:rsidRPr="00C01CA4">
              <w:rPr>
                <w:sz w:val="12"/>
                <w:szCs w:val="12"/>
                <w:lang w:val="en-US"/>
              </w:rPr>
              <w:t> </w:t>
            </w:r>
          </w:p>
          <w:p w14:paraId="756A3679" w14:textId="591D21E1" w:rsidR="00723E15" w:rsidRPr="007D0487" w:rsidRDefault="00723E15" w:rsidP="008D4440">
            <w:pPr>
              <w:pStyle w:val="NormalWeb"/>
              <w:spacing w:before="0" w:beforeAutospacing="0" w:after="390" w:afterAutospacing="0"/>
              <w:rPr>
                <w:sz w:val="20"/>
                <w:szCs w:val="20"/>
                <w:lang w:val="en-US"/>
              </w:rPr>
            </w:pPr>
            <w:r>
              <w:rPr>
                <w:sz w:val="20"/>
                <w:szCs w:val="20"/>
                <w:lang w:val="en-US"/>
              </w:rPr>
              <w:lastRenderedPageBreak/>
              <w:t>…………………………………………</w:t>
            </w:r>
            <w:r w:rsidRPr="007D0487">
              <w:rPr>
                <w:sz w:val="20"/>
                <w:szCs w:val="20"/>
                <w:lang w:val="en-US"/>
              </w:rPr>
              <w:t>design new technology to solve complex problems in different occupational fields, such as Medicine, Education or Business.</w:t>
            </w:r>
          </w:p>
        </w:tc>
      </w:tr>
      <w:tr w:rsidR="00723E15" w:rsidRPr="007260BB" w14:paraId="5026144E" w14:textId="77777777" w:rsidTr="008D4440">
        <w:tc>
          <w:tcPr>
            <w:tcW w:w="9062" w:type="dxa"/>
          </w:tcPr>
          <w:p w14:paraId="590C269D" w14:textId="1ECC248B" w:rsidR="004110B8" w:rsidRPr="00C01CA4" w:rsidRDefault="00723E15" w:rsidP="004110B8">
            <w:pPr>
              <w:rPr>
                <w:sz w:val="12"/>
                <w:szCs w:val="12"/>
                <w:lang w:val="en-US"/>
              </w:rPr>
            </w:pPr>
            <w:r>
              <w:rPr>
                <w:sz w:val="20"/>
                <w:szCs w:val="20"/>
                <w:lang w:val="en-US"/>
              </w:rPr>
              <w:lastRenderedPageBreak/>
              <w:t>………</w:t>
            </w:r>
            <w:r w:rsidR="004110B8" w:rsidRPr="00C01CA4">
              <w:rPr>
                <w:rStyle w:val="lev"/>
                <w:sz w:val="12"/>
                <w:szCs w:val="12"/>
                <w:lang w:val="en-US"/>
              </w:rPr>
              <w:t xml:space="preserve"> Network and Computer System Administrators</w:t>
            </w:r>
            <w:r w:rsidR="004110B8" w:rsidRPr="00C01CA4">
              <w:rPr>
                <w:sz w:val="12"/>
                <w:szCs w:val="12"/>
                <w:lang w:val="en-US"/>
              </w:rPr>
              <w:t> </w:t>
            </w:r>
          </w:p>
          <w:p w14:paraId="76CDCC5D" w14:textId="42324D4C" w:rsidR="00723E15" w:rsidRPr="007D0487" w:rsidRDefault="00723E15" w:rsidP="008D4440">
            <w:pPr>
              <w:pStyle w:val="NormalWeb"/>
              <w:spacing w:before="0" w:beforeAutospacing="0" w:after="390" w:afterAutospacing="0"/>
              <w:rPr>
                <w:sz w:val="20"/>
                <w:szCs w:val="20"/>
                <w:lang w:val="en-US"/>
              </w:rPr>
            </w:pPr>
            <w:r w:rsidRPr="007D0487">
              <w:rPr>
                <w:sz w:val="20"/>
                <w:szCs w:val="20"/>
                <w:lang w:val="en-US"/>
              </w:rPr>
              <w:t>install and support computer systems for different organizations, such as schools, hospitals, banks and different businesses.</w:t>
            </w:r>
          </w:p>
        </w:tc>
      </w:tr>
      <w:tr w:rsidR="00723E15" w:rsidRPr="007260BB" w14:paraId="0DDE6920" w14:textId="77777777" w:rsidTr="008D4440">
        <w:tc>
          <w:tcPr>
            <w:tcW w:w="9062" w:type="dxa"/>
          </w:tcPr>
          <w:p w14:paraId="68E05995" w14:textId="77777777" w:rsidR="002808CD" w:rsidRPr="00C01CA4" w:rsidRDefault="002808CD" w:rsidP="002808CD">
            <w:pPr>
              <w:rPr>
                <w:sz w:val="12"/>
                <w:szCs w:val="12"/>
                <w:lang w:val="en-US"/>
              </w:rPr>
            </w:pPr>
            <w:r w:rsidRPr="00C01CA4">
              <w:rPr>
                <w:rStyle w:val="lev"/>
                <w:sz w:val="12"/>
                <w:szCs w:val="12"/>
                <w:lang w:val="en-US"/>
              </w:rPr>
              <w:t>Computer System Analysts</w:t>
            </w:r>
            <w:r w:rsidRPr="00C01CA4">
              <w:rPr>
                <w:sz w:val="12"/>
                <w:szCs w:val="12"/>
                <w:lang w:val="en-US"/>
              </w:rPr>
              <w:t> </w:t>
            </w:r>
          </w:p>
          <w:p w14:paraId="5FE5CC60" w14:textId="6ACD8125" w:rsidR="00723E15" w:rsidRPr="007D0487" w:rsidRDefault="00723E15" w:rsidP="008D4440">
            <w:pPr>
              <w:pStyle w:val="NormalWeb"/>
              <w:spacing w:before="0" w:beforeAutospacing="0" w:after="390" w:afterAutospacing="0"/>
              <w:rPr>
                <w:sz w:val="20"/>
                <w:szCs w:val="20"/>
                <w:lang w:val="en-US"/>
              </w:rPr>
            </w:pPr>
            <w:r w:rsidRPr="007D0487">
              <w:rPr>
                <w:sz w:val="20"/>
                <w:szCs w:val="20"/>
                <w:lang w:val="en-US"/>
              </w:rPr>
              <w:t>study existing computer systems and suggest possible changes for improvement.</w:t>
            </w:r>
          </w:p>
        </w:tc>
      </w:tr>
      <w:tr w:rsidR="00723E15" w:rsidRPr="007260BB" w14:paraId="7AACE59C" w14:textId="77777777" w:rsidTr="008D4440">
        <w:tc>
          <w:tcPr>
            <w:tcW w:w="9062" w:type="dxa"/>
          </w:tcPr>
          <w:p w14:paraId="3B13BEA5" w14:textId="4471D36E" w:rsidR="002808CD" w:rsidRPr="00C01CA4" w:rsidRDefault="00723E15" w:rsidP="002808CD">
            <w:pPr>
              <w:rPr>
                <w:sz w:val="12"/>
                <w:szCs w:val="12"/>
                <w:lang w:val="en-US"/>
              </w:rPr>
            </w:pPr>
            <w:r>
              <w:rPr>
                <w:sz w:val="20"/>
                <w:szCs w:val="20"/>
                <w:lang w:val="en-US"/>
              </w:rPr>
              <w:t>…</w:t>
            </w:r>
            <w:r w:rsidR="002808CD" w:rsidRPr="00C01CA4">
              <w:rPr>
                <w:rStyle w:val="lev"/>
                <w:sz w:val="12"/>
                <w:szCs w:val="12"/>
                <w:lang w:val="en-US"/>
              </w:rPr>
              <w:t xml:space="preserve"> Computer Support Specialists</w:t>
            </w:r>
            <w:r w:rsidR="002808CD" w:rsidRPr="00C01CA4">
              <w:rPr>
                <w:sz w:val="12"/>
                <w:szCs w:val="12"/>
                <w:lang w:val="en-US"/>
              </w:rPr>
              <w:t> </w:t>
            </w:r>
          </w:p>
          <w:p w14:paraId="2873B9D5" w14:textId="3A7060BA" w:rsidR="00723E15" w:rsidRPr="007D0487" w:rsidRDefault="002808CD" w:rsidP="008D4440">
            <w:pPr>
              <w:pStyle w:val="NormalWeb"/>
              <w:spacing w:before="0" w:beforeAutospacing="0" w:after="390" w:afterAutospacing="0"/>
              <w:rPr>
                <w:rStyle w:val="lev"/>
                <w:b w:val="0"/>
                <w:bCs w:val="0"/>
                <w:sz w:val="20"/>
                <w:szCs w:val="20"/>
                <w:lang w:val="en-US"/>
              </w:rPr>
            </w:pPr>
            <w:r>
              <w:rPr>
                <w:sz w:val="20"/>
                <w:szCs w:val="20"/>
                <w:lang w:val="en-US"/>
              </w:rPr>
              <w:t>a</w:t>
            </w:r>
            <w:r w:rsidR="00723E15" w:rsidRPr="007D0487">
              <w:rPr>
                <w:sz w:val="20"/>
                <w:szCs w:val="20"/>
                <w:lang w:val="en-US"/>
              </w:rPr>
              <w:t>re employed by organizations to help non-IT users with computer related problems.</w:t>
            </w:r>
          </w:p>
        </w:tc>
      </w:tr>
      <w:tr w:rsidR="00723E15" w:rsidRPr="007260BB" w14:paraId="2E849AFD" w14:textId="77777777" w:rsidTr="008D4440">
        <w:tc>
          <w:tcPr>
            <w:tcW w:w="9062" w:type="dxa"/>
          </w:tcPr>
          <w:p w14:paraId="15A4538C" w14:textId="77777777" w:rsidR="002808CD" w:rsidRPr="00C01CA4" w:rsidRDefault="002808CD" w:rsidP="002808CD">
            <w:pPr>
              <w:rPr>
                <w:sz w:val="12"/>
                <w:szCs w:val="12"/>
                <w:lang w:val="en-US"/>
              </w:rPr>
            </w:pPr>
            <w:r w:rsidRPr="00C01CA4">
              <w:rPr>
                <w:rStyle w:val="lev"/>
                <w:sz w:val="12"/>
                <w:szCs w:val="12"/>
                <w:lang w:val="en-US"/>
              </w:rPr>
              <w:t>Database Administrators</w:t>
            </w:r>
          </w:p>
          <w:p w14:paraId="55F18B94" w14:textId="7C384462" w:rsidR="00723E15" w:rsidRPr="007D0487" w:rsidRDefault="00723E15" w:rsidP="008D4440">
            <w:pPr>
              <w:pStyle w:val="NormalWeb"/>
              <w:spacing w:before="0" w:beforeAutospacing="0" w:after="390" w:afterAutospacing="0"/>
              <w:rPr>
                <w:sz w:val="20"/>
                <w:szCs w:val="20"/>
                <w:lang w:val="en-US"/>
              </w:rPr>
            </w:pPr>
            <w:r>
              <w:rPr>
                <w:sz w:val="20"/>
                <w:szCs w:val="20"/>
                <w:lang w:val="en-US"/>
              </w:rPr>
              <w:t>…</w:t>
            </w:r>
            <w:proofErr w:type="spellStart"/>
            <w:r w:rsidRPr="007D0487">
              <w:rPr>
                <w:sz w:val="20"/>
                <w:szCs w:val="20"/>
                <w:lang w:val="en-US"/>
              </w:rPr>
              <w:t>organise</w:t>
            </w:r>
            <w:proofErr w:type="spellEnd"/>
            <w:r w:rsidRPr="007D0487">
              <w:rPr>
                <w:sz w:val="20"/>
                <w:szCs w:val="20"/>
                <w:lang w:val="en-US"/>
              </w:rPr>
              <w:t xml:space="preserve"> and store data for businesses. They also make sure that only authorized people can access data.</w:t>
            </w:r>
          </w:p>
        </w:tc>
      </w:tr>
      <w:tr w:rsidR="00723E15" w:rsidRPr="007260BB" w14:paraId="52B82DD5" w14:textId="77777777" w:rsidTr="008D4440">
        <w:tc>
          <w:tcPr>
            <w:tcW w:w="9062" w:type="dxa"/>
          </w:tcPr>
          <w:p w14:paraId="59CEDA9D" w14:textId="77777777" w:rsidR="00131637" w:rsidRDefault="00131637" w:rsidP="00131637">
            <w:pPr>
              <w:rPr>
                <w:rStyle w:val="lev"/>
                <w:sz w:val="12"/>
                <w:szCs w:val="12"/>
                <w:lang w:val="en-US"/>
              </w:rPr>
            </w:pPr>
            <w:r w:rsidRPr="00C01CA4">
              <w:rPr>
                <w:rStyle w:val="lev"/>
                <w:sz w:val="12"/>
                <w:szCs w:val="12"/>
                <w:lang w:val="en-US"/>
              </w:rPr>
              <w:t>Computer Network Architects</w:t>
            </w:r>
          </w:p>
          <w:p w14:paraId="63A72C98" w14:textId="485E0411" w:rsidR="00723E15" w:rsidRDefault="00723E15" w:rsidP="008D4440">
            <w:pPr>
              <w:pStyle w:val="NormalWeb"/>
              <w:spacing w:before="0" w:beforeAutospacing="0" w:after="390" w:afterAutospacing="0"/>
              <w:rPr>
                <w:sz w:val="20"/>
                <w:szCs w:val="20"/>
                <w:lang w:val="en-US"/>
              </w:rPr>
            </w:pPr>
            <w:r>
              <w:rPr>
                <w:sz w:val="20"/>
                <w:szCs w:val="20"/>
                <w:lang w:val="en-US"/>
              </w:rPr>
              <w:t>…</w:t>
            </w:r>
            <w:r w:rsidRPr="007D0487">
              <w:rPr>
                <w:sz w:val="20"/>
                <w:szCs w:val="20"/>
                <w:lang w:val="en-US"/>
              </w:rPr>
              <w:t>create internal networks for businesses and organizations.</w:t>
            </w:r>
          </w:p>
          <w:p w14:paraId="303A96CE" w14:textId="77777777" w:rsidR="003353F8" w:rsidRPr="007D0487" w:rsidRDefault="003353F8" w:rsidP="008D4440">
            <w:pPr>
              <w:pStyle w:val="NormalWeb"/>
              <w:spacing w:before="0" w:beforeAutospacing="0" w:after="390" w:afterAutospacing="0"/>
              <w:rPr>
                <w:sz w:val="20"/>
                <w:szCs w:val="20"/>
                <w:lang w:val="en-US"/>
              </w:rPr>
            </w:pPr>
          </w:p>
        </w:tc>
      </w:tr>
    </w:tbl>
    <w:p w14:paraId="7EC32BC7" w14:textId="77777777" w:rsidR="00723E15" w:rsidRPr="007D0487" w:rsidRDefault="00723E15" w:rsidP="00723E15">
      <w:pPr>
        <w:pStyle w:val="NormalWeb"/>
        <w:spacing w:before="0" w:beforeAutospacing="0" w:after="0" w:afterAutospacing="0" w:line="0" w:lineRule="auto"/>
        <w:rPr>
          <w:ins w:id="0" w:author="Unknown"/>
          <w:rStyle w:val="ezoic-ad"/>
          <w:color w:val="222222"/>
          <w:sz w:val="20"/>
          <w:szCs w:val="20"/>
          <w:bdr w:val="none" w:sz="0" w:space="0" w:color="auto" w:frame="1"/>
          <w:lang w:val="en-US"/>
        </w:rPr>
      </w:pPr>
      <w:r w:rsidRPr="007D0487">
        <w:rPr>
          <w:rStyle w:val="lev"/>
          <w:color w:val="222222"/>
          <w:sz w:val="20"/>
          <w:szCs w:val="20"/>
          <w:shd w:val="clear" w:color="auto" w:fill="FFFFFF"/>
          <w:lang w:val="en-US"/>
        </w:rPr>
        <w:t>Web Developers</w:t>
      </w:r>
      <w:r w:rsidRPr="007D0487">
        <w:rPr>
          <w:color w:val="222222"/>
          <w:sz w:val="20"/>
          <w:szCs w:val="20"/>
          <w:shd w:val="clear" w:color="auto" w:fill="FFFFFF"/>
          <w:lang w:val="en-US"/>
        </w:rPr>
        <w:t> create websites for businesses.</w:t>
      </w:r>
    </w:p>
    <w:p w14:paraId="000AB5A0" w14:textId="3B24461A" w:rsidR="00843BDA" w:rsidRPr="00723E15" w:rsidRDefault="00723E15" w:rsidP="00723E15">
      <w:pPr>
        <w:pStyle w:val="NormalWeb"/>
        <w:spacing w:before="0" w:beforeAutospacing="0" w:after="0" w:afterAutospacing="0" w:line="0" w:lineRule="auto"/>
        <w:rPr>
          <w:color w:val="222222"/>
          <w:sz w:val="20"/>
          <w:szCs w:val="20"/>
          <w:bdr w:val="none" w:sz="0" w:space="0" w:color="auto" w:frame="1"/>
          <w:lang w:val="en-US"/>
        </w:rPr>
      </w:pPr>
      <w:r w:rsidRPr="007D0487">
        <w:rPr>
          <w:rStyle w:val="lev"/>
          <w:color w:val="222222"/>
          <w:sz w:val="20"/>
          <w:szCs w:val="20"/>
          <w:shd w:val="clear" w:color="auto" w:fill="FFFFFF"/>
          <w:lang w:val="en-US"/>
        </w:rPr>
        <w:t>Web Developers</w:t>
      </w:r>
      <w:r w:rsidRPr="007D0487">
        <w:rPr>
          <w:color w:val="222222"/>
          <w:sz w:val="20"/>
          <w:szCs w:val="20"/>
          <w:shd w:val="clear" w:color="auto" w:fill="FFFFFF"/>
          <w:lang w:val="en-US"/>
        </w:rPr>
        <w:t> create websites for businesses</w:t>
      </w:r>
    </w:p>
    <w:sectPr w:rsidR="00843BDA" w:rsidRPr="00723E1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47456"/>
    <w:multiLevelType w:val="multilevel"/>
    <w:tmpl w:val="A626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A33240"/>
    <w:multiLevelType w:val="multilevel"/>
    <w:tmpl w:val="E3806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AA1E6A"/>
    <w:multiLevelType w:val="multilevel"/>
    <w:tmpl w:val="0CB8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5F6422"/>
    <w:multiLevelType w:val="multilevel"/>
    <w:tmpl w:val="7C6C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513423"/>
    <w:multiLevelType w:val="multilevel"/>
    <w:tmpl w:val="E6B43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C348FE"/>
    <w:multiLevelType w:val="multilevel"/>
    <w:tmpl w:val="F3D6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966095"/>
    <w:multiLevelType w:val="multilevel"/>
    <w:tmpl w:val="DC4CF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3F25F6"/>
    <w:multiLevelType w:val="hybridMultilevel"/>
    <w:tmpl w:val="7ABCE8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59659CA"/>
    <w:multiLevelType w:val="hybridMultilevel"/>
    <w:tmpl w:val="358C82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056014">
    <w:abstractNumId w:val="8"/>
  </w:num>
  <w:num w:numId="2" w16cid:durableId="86389087">
    <w:abstractNumId w:val="7"/>
  </w:num>
  <w:num w:numId="3" w16cid:durableId="1547764143">
    <w:abstractNumId w:val="6"/>
  </w:num>
  <w:num w:numId="4" w16cid:durableId="7875037">
    <w:abstractNumId w:val="2"/>
  </w:num>
  <w:num w:numId="5" w16cid:durableId="1792942984">
    <w:abstractNumId w:val="1"/>
  </w:num>
  <w:num w:numId="6" w16cid:durableId="1826119174">
    <w:abstractNumId w:val="5"/>
  </w:num>
  <w:num w:numId="7" w16cid:durableId="1242518936">
    <w:abstractNumId w:val="4"/>
  </w:num>
  <w:num w:numId="8" w16cid:durableId="1133866391">
    <w:abstractNumId w:val="0"/>
  </w:num>
  <w:num w:numId="9" w16cid:durableId="13908793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FC0"/>
    <w:rsid w:val="00027FF1"/>
    <w:rsid w:val="000A0D8C"/>
    <w:rsid w:val="000A4593"/>
    <w:rsid w:val="000E2AA0"/>
    <w:rsid w:val="000F667A"/>
    <w:rsid w:val="00131637"/>
    <w:rsid w:val="001B5E09"/>
    <w:rsid w:val="001E0D35"/>
    <w:rsid w:val="002808CD"/>
    <w:rsid w:val="002D0EA1"/>
    <w:rsid w:val="00314D27"/>
    <w:rsid w:val="003353F8"/>
    <w:rsid w:val="003C4A7D"/>
    <w:rsid w:val="004110B8"/>
    <w:rsid w:val="00447C15"/>
    <w:rsid w:val="00452A0A"/>
    <w:rsid w:val="004946DA"/>
    <w:rsid w:val="005C14C1"/>
    <w:rsid w:val="005F169D"/>
    <w:rsid w:val="00625322"/>
    <w:rsid w:val="006A58BA"/>
    <w:rsid w:val="00723E15"/>
    <w:rsid w:val="007260BB"/>
    <w:rsid w:val="007607EF"/>
    <w:rsid w:val="00761F50"/>
    <w:rsid w:val="0078027F"/>
    <w:rsid w:val="00836BF6"/>
    <w:rsid w:val="00843BDA"/>
    <w:rsid w:val="008B3A42"/>
    <w:rsid w:val="008B5134"/>
    <w:rsid w:val="009010CF"/>
    <w:rsid w:val="00917CA5"/>
    <w:rsid w:val="00936B97"/>
    <w:rsid w:val="0094406D"/>
    <w:rsid w:val="009B123F"/>
    <w:rsid w:val="009C64E9"/>
    <w:rsid w:val="009F49DC"/>
    <w:rsid w:val="00A0713C"/>
    <w:rsid w:val="00A1182C"/>
    <w:rsid w:val="00A12799"/>
    <w:rsid w:val="00A37526"/>
    <w:rsid w:val="00AA0E8B"/>
    <w:rsid w:val="00BA1627"/>
    <w:rsid w:val="00BA50F4"/>
    <w:rsid w:val="00BE74B2"/>
    <w:rsid w:val="00C01CA4"/>
    <w:rsid w:val="00C2335E"/>
    <w:rsid w:val="00C32A31"/>
    <w:rsid w:val="00C61D41"/>
    <w:rsid w:val="00CE0FC0"/>
    <w:rsid w:val="00D704E6"/>
    <w:rsid w:val="00E148FD"/>
    <w:rsid w:val="00E8579B"/>
    <w:rsid w:val="00E92EC2"/>
    <w:rsid w:val="00F134CC"/>
    <w:rsid w:val="00F13C64"/>
    <w:rsid w:val="00F1545D"/>
    <w:rsid w:val="00F47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69C7C"/>
  <w15:chartTrackingRefBased/>
  <w15:docId w15:val="{F64F26B0-5BCD-43CA-9325-700481E3F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A58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6A58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CE0FC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semiHidden/>
    <w:unhideWhenUsed/>
    <w:qFormat/>
    <w:rsid w:val="006A58B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6A58BA"/>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A58B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CE0FC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3Car">
    <w:name w:val="Titre 3 Car"/>
    <w:basedOn w:val="Policepardfaut"/>
    <w:link w:val="Titre3"/>
    <w:uiPriority w:val="9"/>
    <w:rsid w:val="00CE0FC0"/>
    <w:rPr>
      <w:rFonts w:ascii="Times New Roman" w:eastAsia="Times New Roman" w:hAnsi="Times New Roman" w:cs="Times New Roman"/>
      <w:b/>
      <w:bCs/>
      <w:kern w:val="0"/>
      <w:sz w:val="27"/>
      <w:szCs w:val="27"/>
      <w:lang w:eastAsia="fr-FR"/>
      <w14:ligatures w14:val="none"/>
    </w:rPr>
  </w:style>
  <w:style w:type="paragraph" w:styleId="Paragraphedeliste">
    <w:name w:val="List Paragraph"/>
    <w:basedOn w:val="Normal"/>
    <w:uiPriority w:val="34"/>
    <w:qFormat/>
    <w:rsid w:val="008B5134"/>
    <w:pPr>
      <w:ind w:left="720"/>
      <w:contextualSpacing/>
    </w:pPr>
  </w:style>
  <w:style w:type="paragraph" w:styleId="Sansinterligne">
    <w:name w:val="No Spacing"/>
    <w:link w:val="SansinterligneCar"/>
    <w:uiPriority w:val="1"/>
    <w:qFormat/>
    <w:rsid w:val="008B5134"/>
    <w:pPr>
      <w:spacing w:after="0" w:line="240" w:lineRule="auto"/>
    </w:pPr>
  </w:style>
  <w:style w:type="character" w:styleId="Lienhypertexte">
    <w:name w:val="Hyperlink"/>
    <w:basedOn w:val="Policepardfaut"/>
    <w:uiPriority w:val="99"/>
    <w:unhideWhenUsed/>
    <w:rsid w:val="008B5134"/>
    <w:rPr>
      <w:color w:val="0563C1" w:themeColor="hyperlink"/>
      <w:u w:val="single"/>
    </w:rPr>
  </w:style>
  <w:style w:type="character" w:styleId="Mentionnonrsolue">
    <w:name w:val="Unresolved Mention"/>
    <w:basedOn w:val="Policepardfaut"/>
    <w:uiPriority w:val="99"/>
    <w:semiHidden/>
    <w:unhideWhenUsed/>
    <w:rsid w:val="008B5134"/>
    <w:rPr>
      <w:color w:val="605E5C"/>
      <w:shd w:val="clear" w:color="auto" w:fill="E1DFDD"/>
    </w:rPr>
  </w:style>
  <w:style w:type="character" w:styleId="lev">
    <w:name w:val="Strong"/>
    <w:basedOn w:val="Policepardfaut"/>
    <w:uiPriority w:val="22"/>
    <w:qFormat/>
    <w:rsid w:val="005F169D"/>
    <w:rPr>
      <w:b/>
      <w:bCs/>
    </w:rPr>
  </w:style>
  <w:style w:type="character" w:styleId="Accentuation">
    <w:name w:val="Emphasis"/>
    <w:basedOn w:val="Policepardfaut"/>
    <w:uiPriority w:val="20"/>
    <w:qFormat/>
    <w:rsid w:val="000F667A"/>
    <w:rPr>
      <w:i/>
      <w:iCs/>
    </w:rPr>
  </w:style>
  <w:style w:type="character" w:customStyle="1" w:styleId="Titre1Car">
    <w:name w:val="Titre 1 Car"/>
    <w:basedOn w:val="Policepardfaut"/>
    <w:link w:val="Titre1"/>
    <w:uiPriority w:val="9"/>
    <w:rsid w:val="006A58B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6A58BA"/>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semiHidden/>
    <w:rsid w:val="006A58B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6A58B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6A58BA"/>
    <w:rPr>
      <w:rFonts w:asciiTheme="majorHAnsi" w:eastAsiaTheme="majorEastAsia" w:hAnsiTheme="majorHAnsi" w:cstheme="majorBidi"/>
      <w:color w:val="1F3763" w:themeColor="accent1" w:themeShade="7F"/>
    </w:rPr>
  </w:style>
  <w:style w:type="paragraph" w:customStyle="1" w:styleId="menu-item">
    <w:name w:val="menu-item"/>
    <w:basedOn w:val="Normal"/>
    <w:rsid w:val="006A58BA"/>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item-content">
    <w:name w:val="item-content"/>
    <w:basedOn w:val="Policepardfaut"/>
    <w:rsid w:val="006A58BA"/>
  </w:style>
  <w:style w:type="character" w:customStyle="1" w:styleId="menu-text">
    <w:name w:val="menu-text"/>
    <w:basedOn w:val="Policepardfaut"/>
    <w:rsid w:val="006A58BA"/>
  </w:style>
  <w:style w:type="character" w:customStyle="1" w:styleId="elementor-button-text">
    <w:name w:val="elementor-button-text"/>
    <w:basedOn w:val="Policepardfaut"/>
    <w:rsid w:val="006A58BA"/>
  </w:style>
  <w:style w:type="paragraph" w:customStyle="1" w:styleId="cat-item">
    <w:name w:val="cat-item"/>
    <w:basedOn w:val="Normal"/>
    <w:rsid w:val="006A58BA"/>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elementor-share-btntitle">
    <w:name w:val="elementor-share-btn__title"/>
    <w:basedOn w:val="Policepardfaut"/>
    <w:rsid w:val="006A58BA"/>
  </w:style>
  <w:style w:type="character" w:customStyle="1" w:styleId="post-navigationnext--label">
    <w:name w:val="post-navigation__next--label"/>
    <w:basedOn w:val="Policepardfaut"/>
    <w:rsid w:val="006A58BA"/>
  </w:style>
  <w:style w:type="character" w:customStyle="1" w:styleId="post-navigationnext--title">
    <w:name w:val="post-navigation__next--title"/>
    <w:basedOn w:val="Policepardfaut"/>
    <w:rsid w:val="006A58BA"/>
  </w:style>
  <w:style w:type="character" w:customStyle="1" w:styleId="elementor-screen-only">
    <w:name w:val="elementor-screen-only"/>
    <w:basedOn w:val="Policepardfaut"/>
    <w:rsid w:val="006A58BA"/>
  </w:style>
  <w:style w:type="character" w:customStyle="1" w:styleId="elementor-ctabutton">
    <w:name w:val="elementor-cta__button"/>
    <w:basedOn w:val="Policepardfaut"/>
    <w:rsid w:val="006A58BA"/>
  </w:style>
  <w:style w:type="character" w:customStyle="1" w:styleId="screen-reader-text">
    <w:name w:val="screen-reader-text"/>
    <w:basedOn w:val="Policepardfaut"/>
    <w:rsid w:val="006A58BA"/>
  </w:style>
  <w:style w:type="character" w:customStyle="1" w:styleId="ezoic-ad">
    <w:name w:val="ezoic-ad"/>
    <w:basedOn w:val="Policepardfaut"/>
    <w:rsid w:val="00723E15"/>
  </w:style>
  <w:style w:type="table" w:styleId="Grilledutableau">
    <w:name w:val="Table Grid"/>
    <w:basedOn w:val="TableauNormal"/>
    <w:uiPriority w:val="39"/>
    <w:rsid w:val="00723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1E0D35"/>
  </w:style>
  <w:style w:type="character" w:styleId="Lienhypertextesuivivisit">
    <w:name w:val="FollowedHyperlink"/>
    <w:basedOn w:val="Policepardfaut"/>
    <w:uiPriority w:val="99"/>
    <w:semiHidden/>
    <w:unhideWhenUsed/>
    <w:rsid w:val="00D704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945896">
      <w:bodyDiv w:val="1"/>
      <w:marLeft w:val="0"/>
      <w:marRight w:val="0"/>
      <w:marTop w:val="0"/>
      <w:marBottom w:val="0"/>
      <w:divBdr>
        <w:top w:val="none" w:sz="0" w:space="0" w:color="auto"/>
        <w:left w:val="none" w:sz="0" w:space="0" w:color="auto"/>
        <w:bottom w:val="none" w:sz="0" w:space="0" w:color="auto"/>
        <w:right w:val="none" w:sz="0" w:space="0" w:color="auto"/>
      </w:divBdr>
      <w:divsChild>
        <w:div w:id="1966615653">
          <w:marLeft w:val="0"/>
          <w:marRight w:val="0"/>
          <w:marTop w:val="0"/>
          <w:marBottom w:val="0"/>
          <w:divBdr>
            <w:top w:val="none" w:sz="0" w:space="0" w:color="auto"/>
            <w:left w:val="none" w:sz="0" w:space="0" w:color="auto"/>
            <w:bottom w:val="none" w:sz="0" w:space="0" w:color="auto"/>
            <w:right w:val="none" w:sz="0" w:space="0" w:color="auto"/>
          </w:divBdr>
        </w:div>
        <w:div w:id="629482022">
          <w:marLeft w:val="0"/>
          <w:marRight w:val="0"/>
          <w:marTop w:val="0"/>
          <w:marBottom w:val="0"/>
          <w:divBdr>
            <w:top w:val="none" w:sz="0" w:space="0" w:color="auto"/>
            <w:left w:val="none" w:sz="0" w:space="0" w:color="auto"/>
            <w:bottom w:val="none" w:sz="0" w:space="0" w:color="auto"/>
            <w:right w:val="none" w:sz="0" w:space="0" w:color="auto"/>
          </w:divBdr>
        </w:div>
      </w:divsChild>
    </w:div>
    <w:div w:id="337511162">
      <w:bodyDiv w:val="1"/>
      <w:marLeft w:val="0"/>
      <w:marRight w:val="0"/>
      <w:marTop w:val="0"/>
      <w:marBottom w:val="0"/>
      <w:divBdr>
        <w:top w:val="none" w:sz="0" w:space="0" w:color="auto"/>
        <w:left w:val="none" w:sz="0" w:space="0" w:color="auto"/>
        <w:bottom w:val="none" w:sz="0" w:space="0" w:color="auto"/>
        <w:right w:val="none" w:sz="0" w:space="0" w:color="auto"/>
      </w:divBdr>
    </w:div>
    <w:div w:id="793015311">
      <w:bodyDiv w:val="1"/>
      <w:marLeft w:val="0"/>
      <w:marRight w:val="0"/>
      <w:marTop w:val="0"/>
      <w:marBottom w:val="0"/>
      <w:divBdr>
        <w:top w:val="none" w:sz="0" w:space="0" w:color="auto"/>
        <w:left w:val="none" w:sz="0" w:space="0" w:color="auto"/>
        <w:bottom w:val="none" w:sz="0" w:space="0" w:color="auto"/>
        <w:right w:val="none" w:sz="0" w:space="0" w:color="auto"/>
      </w:divBdr>
      <w:divsChild>
        <w:div w:id="72241759">
          <w:marLeft w:val="0"/>
          <w:marRight w:val="0"/>
          <w:marTop w:val="0"/>
          <w:marBottom w:val="0"/>
          <w:divBdr>
            <w:top w:val="none" w:sz="0" w:space="0" w:color="auto"/>
            <w:left w:val="none" w:sz="0" w:space="0" w:color="auto"/>
            <w:bottom w:val="none" w:sz="0" w:space="0" w:color="auto"/>
            <w:right w:val="none" w:sz="0" w:space="0" w:color="auto"/>
          </w:divBdr>
        </w:div>
        <w:div w:id="692267325">
          <w:marLeft w:val="0"/>
          <w:marRight w:val="0"/>
          <w:marTop w:val="0"/>
          <w:marBottom w:val="0"/>
          <w:divBdr>
            <w:top w:val="none" w:sz="0" w:space="0" w:color="auto"/>
            <w:left w:val="none" w:sz="0" w:space="0" w:color="auto"/>
            <w:bottom w:val="none" w:sz="0" w:space="0" w:color="auto"/>
            <w:right w:val="none" w:sz="0" w:space="0" w:color="auto"/>
          </w:divBdr>
        </w:div>
      </w:divsChild>
    </w:div>
    <w:div w:id="845174687">
      <w:bodyDiv w:val="1"/>
      <w:marLeft w:val="0"/>
      <w:marRight w:val="0"/>
      <w:marTop w:val="0"/>
      <w:marBottom w:val="0"/>
      <w:divBdr>
        <w:top w:val="none" w:sz="0" w:space="0" w:color="auto"/>
        <w:left w:val="none" w:sz="0" w:space="0" w:color="auto"/>
        <w:bottom w:val="none" w:sz="0" w:space="0" w:color="auto"/>
        <w:right w:val="none" w:sz="0" w:space="0" w:color="auto"/>
      </w:divBdr>
    </w:div>
    <w:div w:id="930889198">
      <w:bodyDiv w:val="1"/>
      <w:marLeft w:val="0"/>
      <w:marRight w:val="0"/>
      <w:marTop w:val="0"/>
      <w:marBottom w:val="0"/>
      <w:divBdr>
        <w:top w:val="none" w:sz="0" w:space="0" w:color="auto"/>
        <w:left w:val="none" w:sz="0" w:space="0" w:color="auto"/>
        <w:bottom w:val="none" w:sz="0" w:space="0" w:color="auto"/>
        <w:right w:val="none" w:sz="0" w:space="0" w:color="auto"/>
      </w:divBdr>
    </w:div>
    <w:div w:id="1108086631">
      <w:bodyDiv w:val="1"/>
      <w:marLeft w:val="0"/>
      <w:marRight w:val="0"/>
      <w:marTop w:val="0"/>
      <w:marBottom w:val="0"/>
      <w:divBdr>
        <w:top w:val="none" w:sz="0" w:space="0" w:color="auto"/>
        <w:left w:val="none" w:sz="0" w:space="0" w:color="auto"/>
        <w:bottom w:val="none" w:sz="0" w:space="0" w:color="auto"/>
        <w:right w:val="none" w:sz="0" w:space="0" w:color="auto"/>
      </w:divBdr>
      <w:divsChild>
        <w:div w:id="1973439463">
          <w:marLeft w:val="0"/>
          <w:marRight w:val="0"/>
          <w:marTop w:val="0"/>
          <w:marBottom w:val="0"/>
          <w:divBdr>
            <w:top w:val="none" w:sz="0" w:space="0" w:color="auto"/>
            <w:left w:val="none" w:sz="0" w:space="0" w:color="auto"/>
            <w:bottom w:val="none" w:sz="0" w:space="0" w:color="auto"/>
            <w:right w:val="none" w:sz="0" w:space="0" w:color="auto"/>
          </w:divBdr>
        </w:div>
        <w:div w:id="1787238030">
          <w:marLeft w:val="0"/>
          <w:marRight w:val="0"/>
          <w:marTop w:val="0"/>
          <w:marBottom w:val="0"/>
          <w:divBdr>
            <w:top w:val="none" w:sz="0" w:space="0" w:color="auto"/>
            <w:left w:val="none" w:sz="0" w:space="0" w:color="auto"/>
            <w:bottom w:val="none" w:sz="0" w:space="0" w:color="auto"/>
            <w:right w:val="none" w:sz="0" w:space="0" w:color="auto"/>
          </w:divBdr>
        </w:div>
      </w:divsChild>
    </w:div>
    <w:div w:id="1597975986">
      <w:bodyDiv w:val="1"/>
      <w:marLeft w:val="0"/>
      <w:marRight w:val="0"/>
      <w:marTop w:val="0"/>
      <w:marBottom w:val="0"/>
      <w:divBdr>
        <w:top w:val="none" w:sz="0" w:space="0" w:color="auto"/>
        <w:left w:val="none" w:sz="0" w:space="0" w:color="auto"/>
        <w:bottom w:val="none" w:sz="0" w:space="0" w:color="auto"/>
        <w:right w:val="none" w:sz="0" w:space="0" w:color="auto"/>
      </w:divBdr>
      <w:divsChild>
        <w:div w:id="885945027">
          <w:marLeft w:val="0"/>
          <w:marRight w:val="0"/>
          <w:marTop w:val="0"/>
          <w:marBottom w:val="0"/>
          <w:divBdr>
            <w:top w:val="none" w:sz="0" w:space="0" w:color="auto"/>
            <w:left w:val="none" w:sz="0" w:space="0" w:color="auto"/>
            <w:bottom w:val="none" w:sz="0" w:space="0" w:color="auto"/>
            <w:right w:val="none" w:sz="0" w:space="0" w:color="auto"/>
          </w:divBdr>
        </w:div>
        <w:div w:id="2009210309">
          <w:marLeft w:val="0"/>
          <w:marRight w:val="0"/>
          <w:marTop w:val="0"/>
          <w:marBottom w:val="0"/>
          <w:divBdr>
            <w:top w:val="none" w:sz="0" w:space="0" w:color="auto"/>
            <w:left w:val="none" w:sz="0" w:space="0" w:color="auto"/>
            <w:bottom w:val="none" w:sz="0" w:space="0" w:color="auto"/>
            <w:right w:val="none" w:sz="0" w:space="0" w:color="auto"/>
          </w:divBdr>
          <w:divsChild>
            <w:div w:id="116073791">
              <w:marLeft w:val="0"/>
              <w:marRight w:val="0"/>
              <w:marTop w:val="0"/>
              <w:marBottom w:val="0"/>
              <w:divBdr>
                <w:top w:val="none" w:sz="0" w:space="0" w:color="F4F4F4"/>
                <w:left w:val="none" w:sz="0" w:space="0" w:color="F4F4F4"/>
                <w:bottom w:val="none" w:sz="0" w:space="0" w:color="F4F4F4"/>
                <w:right w:val="none" w:sz="0" w:space="0" w:color="F4F4F4"/>
              </w:divBdr>
              <w:divsChild>
                <w:div w:id="1589576592">
                  <w:marLeft w:val="0"/>
                  <w:marRight w:val="0"/>
                  <w:marTop w:val="0"/>
                  <w:marBottom w:val="0"/>
                  <w:divBdr>
                    <w:top w:val="none" w:sz="0" w:space="0" w:color="auto"/>
                    <w:left w:val="none" w:sz="0" w:space="0" w:color="auto"/>
                    <w:bottom w:val="single" w:sz="6" w:space="17" w:color="auto"/>
                    <w:right w:val="none" w:sz="0" w:space="0" w:color="auto"/>
                  </w:divBdr>
                </w:div>
                <w:div w:id="105920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61398">
          <w:marLeft w:val="0"/>
          <w:marRight w:val="0"/>
          <w:marTop w:val="0"/>
          <w:marBottom w:val="0"/>
          <w:divBdr>
            <w:top w:val="none" w:sz="0" w:space="0" w:color="auto"/>
            <w:left w:val="none" w:sz="0" w:space="0" w:color="auto"/>
            <w:bottom w:val="none" w:sz="0" w:space="0" w:color="auto"/>
            <w:right w:val="none" w:sz="0" w:space="0" w:color="auto"/>
          </w:divBdr>
          <w:divsChild>
            <w:div w:id="419107926">
              <w:marLeft w:val="0"/>
              <w:marRight w:val="0"/>
              <w:marTop w:val="0"/>
              <w:marBottom w:val="0"/>
              <w:divBdr>
                <w:top w:val="none" w:sz="0" w:space="0" w:color="auto"/>
                <w:left w:val="none" w:sz="0" w:space="0" w:color="auto"/>
                <w:bottom w:val="none" w:sz="0" w:space="0" w:color="auto"/>
                <w:right w:val="none" w:sz="0" w:space="0" w:color="auto"/>
              </w:divBdr>
              <w:divsChild>
                <w:div w:id="596333998">
                  <w:marLeft w:val="0"/>
                  <w:marRight w:val="0"/>
                  <w:marTop w:val="0"/>
                  <w:marBottom w:val="0"/>
                  <w:divBdr>
                    <w:top w:val="none" w:sz="0" w:space="0" w:color="auto"/>
                    <w:left w:val="none" w:sz="0" w:space="0" w:color="auto"/>
                    <w:bottom w:val="none" w:sz="0" w:space="0" w:color="auto"/>
                    <w:right w:val="none" w:sz="0" w:space="0" w:color="auto"/>
                  </w:divBdr>
                  <w:divsChild>
                    <w:div w:id="140779394">
                      <w:marLeft w:val="0"/>
                      <w:marRight w:val="0"/>
                      <w:marTop w:val="0"/>
                      <w:marBottom w:val="0"/>
                      <w:divBdr>
                        <w:top w:val="none" w:sz="0" w:space="0" w:color="auto"/>
                        <w:left w:val="none" w:sz="0" w:space="0" w:color="auto"/>
                        <w:bottom w:val="none" w:sz="0" w:space="0" w:color="auto"/>
                        <w:right w:val="none" w:sz="0" w:space="0" w:color="auto"/>
                      </w:divBdr>
                      <w:divsChild>
                        <w:div w:id="250236977">
                          <w:marLeft w:val="0"/>
                          <w:marRight w:val="0"/>
                          <w:marTop w:val="0"/>
                          <w:marBottom w:val="0"/>
                          <w:divBdr>
                            <w:top w:val="none" w:sz="0" w:space="0" w:color="auto"/>
                            <w:left w:val="none" w:sz="0" w:space="0" w:color="auto"/>
                            <w:bottom w:val="none" w:sz="0" w:space="0" w:color="auto"/>
                            <w:right w:val="none" w:sz="0" w:space="0" w:color="auto"/>
                          </w:divBdr>
                          <w:divsChild>
                            <w:div w:id="7061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529">
                      <w:marLeft w:val="0"/>
                      <w:marRight w:val="0"/>
                      <w:marTop w:val="0"/>
                      <w:marBottom w:val="0"/>
                      <w:divBdr>
                        <w:top w:val="none" w:sz="0" w:space="0" w:color="auto"/>
                        <w:left w:val="none" w:sz="0" w:space="0" w:color="auto"/>
                        <w:bottom w:val="none" w:sz="0" w:space="0" w:color="auto"/>
                        <w:right w:val="none" w:sz="0" w:space="0" w:color="auto"/>
                      </w:divBdr>
                      <w:divsChild>
                        <w:div w:id="1481507867">
                          <w:marLeft w:val="0"/>
                          <w:marRight w:val="0"/>
                          <w:marTop w:val="0"/>
                          <w:marBottom w:val="0"/>
                          <w:divBdr>
                            <w:top w:val="none" w:sz="0" w:space="0" w:color="auto"/>
                            <w:left w:val="none" w:sz="0" w:space="0" w:color="auto"/>
                            <w:bottom w:val="none" w:sz="0" w:space="0" w:color="auto"/>
                            <w:right w:val="none" w:sz="0" w:space="0" w:color="auto"/>
                          </w:divBdr>
                          <w:divsChild>
                            <w:div w:id="578448020">
                              <w:marLeft w:val="0"/>
                              <w:marRight w:val="0"/>
                              <w:marTop w:val="0"/>
                              <w:marBottom w:val="0"/>
                              <w:divBdr>
                                <w:top w:val="none" w:sz="0" w:space="0" w:color="auto"/>
                                <w:left w:val="none" w:sz="0" w:space="0" w:color="auto"/>
                                <w:bottom w:val="none" w:sz="0" w:space="0" w:color="auto"/>
                                <w:right w:val="none" w:sz="0" w:space="0" w:color="auto"/>
                              </w:divBdr>
                              <w:divsChild>
                                <w:div w:id="145505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80837">
                      <w:marLeft w:val="0"/>
                      <w:marRight w:val="0"/>
                      <w:marTop w:val="0"/>
                      <w:marBottom w:val="0"/>
                      <w:divBdr>
                        <w:top w:val="none" w:sz="0" w:space="0" w:color="auto"/>
                        <w:left w:val="none" w:sz="0" w:space="0" w:color="auto"/>
                        <w:bottom w:val="none" w:sz="0" w:space="0" w:color="auto"/>
                        <w:right w:val="none" w:sz="0" w:space="0" w:color="auto"/>
                      </w:divBdr>
                      <w:divsChild>
                        <w:div w:id="1641693971">
                          <w:marLeft w:val="450"/>
                          <w:marRight w:val="0"/>
                          <w:marTop w:val="0"/>
                          <w:marBottom w:val="0"/>
                          <w:divBdr>
                            <w:top w:val="none" w:sz="0" w:space="0" w:color="auto"/>
                            <w:left w:val="none" w:sz="0" w:space="0" w:color="auto"/>
                            <w:bottom w:val="none" w:sz="0" w:space="0" w:color="auto"/>
                            <w:right w:val="none" w:sz="0" w:space="0" w:color="auto"/>
                          </w:divBdr>
                          <w:divsChild>
                            <w:div w:id="430511929">
                              <w:marLeft w:val="0"/>
                              <w:marRight w:val="0"/>
                              <w:marTop w:val="0"/>
                              <w:marBottom w:val="0"/>
                              <w:divBdr>
                                <w:top w:val="none" w:sz="0" w:space="0" w:color="auto"/>
                                <w:left w:val="none" w:sz="0" w:space="0" w:color="auto"/>
                                <w:bottom w:val="none" w:sz="0" w:space="0" w:color="auto"/>
                                <w:right w:val="none" w:sz="0" w:space="0" w:color="auto"/>
                              </w:divBdr>
                              <w:divsChild>
                                <w:div w:id="1049650894">
                                  <w:marLeft w:val="0"/>
                                  <w:marRight w:val="0"/>
                                  <w:marTop w:val="0"/>
                                  <w:marBottom w:val="0"/>
                                  <w:divBdr>
                                    <w:top w:val="none" w:sz="0" w:space="0" w:color="auto"/>
                                    <w:left w:val="none" w:sz="0" w:space="0" w:color="auto"/>
                                    <w:bottom w:val="none" w:sz="0" w:space="0" w:color="auto"/>
                                    <w:right w:val="none" w:sz="0" w:space="0" w:color="auto"/>
                                  </w:divBdr>
                                  <w:divsChild>
                                    <w:div w:id="14857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402336">
              <w:marLeft w:val="0"/>
              <w:marRight w:val="0"/>
              <w:marTop w:val="0"/>
              <w:marBottom w:val="0"/>
              <w:divBdr>
                <w:top w:val="none" w:sz="0" w:space="0" w:color="auto"/>
                <w:left w:val="none" w:sz="0" w:space="0" w:color="auto"/>
                <w:bottom w:val="none" w:sz="0" w:space="0" w:color="auto"/>
                <w:right w:val="none" w:sz="0" w:space="0" w:color="auto"/>
              </w:divBdr>
              <w:divsChild>
                <w:div w:id="1157645645">
                  <w:marLeft w:val="0"/>
                  <w:marRight w:val="0"/>
                  <w:marTop w:val="0"/>
                  <w:marBottom w:val="0"/>
                  <w:divBdr>
                    <w:top w:val="none" w:sz="0" w:space="0" w:color="auto"/>
                    <w:left w:val="none" w:sz="0" w:space="0" w:color="auto"/>
                    <w:bottom w:val="none" w:sz="0" w:space="0" w:color="auto"/>
                    <w:right w:val="none" w:sz="0" w:space="0" w:color="auto"/>
                  </w:divBdr>
                  <w:divsChild>
                    <w:div w:id="1717847353">
                      <w:marLeft w:val="0"/>
                      <w:marRight w:val="0"/>
                      <w:marTop w:val="0"/>
                      <w:marBottom w:val="0"/>
                      <w:divBdr>
                        <w:top w:val="none" w:sz="0" w:space="0" w:color="auto"/>
                        <w:left w:val="none" w:sz="0" w:space="0" w:color="auto"/>
                        <w:bottom w:val="none" w:sz="0" w:space="0" w:color="auto"/>
                        <w:right w:val="none" w:sz="0" w:space="0" w:color="auto"/>
                      </w:divBdr>
                      <w:divsChild>
                        <w:div w:id="1028292486">
                          <w:marLeft w:val="0"/>
                          <w:marRight w:val="0"/>
                          <w:marTop w:val="0"/>
                          <w:marBottom w:val="0"/>
                          <w:divBdr>
                            <w:top w:val="none" w:sz="0" w:space="0" w:color="auto"/>
                            <w:left w:val="none" w:sz="0" w:space="0" w:color="auto"/>
                            <w:bottom w:val="none" w:sz="0" w:space="0" w:color="auto"/>
                            <w:right w:val="none" w:sz="0" w:space="0" w:color="auto"/>
                          </w:divBdr>
                          <w:divsChild>
                            <w:div w:id="1670215363">
                              <w:marLeft w:val="0"/>
                              <w:marRight w:val="0"/>
                              <w:marTop w:val="0"/>
                              <w:marBottom w:val="0"/>
                              <w:divBdr>
                                <w:top w:val="none" w:sz="0" w:space="0" w:color="auto"/>
                                <w:left w:val="none" w:sz="0" w:space="0" w:color="auto"/>
                                <w:bottom w:val="none" w:sz="0" w:space="0" w:color="auto"/>
                                <w:right w:val="none" w:sz="0" w:space="0" w:color="auto"/>
                              </w:divBdr>
                              <w:divsChild>
                                <w:div w:id="1797991507">
                                  <w:marLeft w:val="0"/>
                                  <w:marRight w:val="0"/>
                                  <w:marTop w:val="0"/>
                                  <w:marBottom w:val="0"/>
                                  <w:divBdr>
                                    <w:top w:val="none" w:sz="0" w:space="0" w:color="auto"/>
                                    <w:left w:val="none" w:sz="0" w:space="0" w:color="auto"/>
                                    <w:bottom w:val="none" w:sz="0" w:space="0" w:color="auto"/>
                                    <w:right w:val="none" w:sz="0" w:space="0" w:color="auto"/>
                                  </w:divBdr>
                                  <w:divsChild>
                                    <w:div w:id="2086684656">
                                      <w:marLeft w:val="0"/>
                                      <w:marRight w:val="0"/>
                                      <w:marTop w:val="0"/>
                                      <w:marBottom w:val="0"/>
                                      <w:divBdr>
                                        <w:top w:val="none" w:sz="0" w:space="0" w:color="auto"/>
                                        <w:left w:val="none" w:sz="0" w:space="0" w:color="auto"/>
                                        <w:bottom w:val="none" w:sz="0" w:space="0" w:color="auto"/>
                                        <w:right w:val="none" w:sz="0" w:space="0" w:color="auto"/>
                                      </w:divBdr>
                                      <w:divsChild>
                                        <w:div w:id="1088379870">
                                          <w:marLeft w:val="0"/>
                                          <w:marRight w:val="0"/>
                                          <w:marTop w:val="2250"/>
                                          <w:marBottom w:val="1350"/>
                                          <w:divBdr>
                                            <w:top w:val="none" w:sz="0" w:space="0" w:color="auto"/>
                                            <w:left w:val="none" w:sz="0" w:space="0" w:color="auto"/>
                                            <w:bottom w:val="none" w:sz="0" w:space="0" w:color="auto"/>
                                            <w:right w:val="none" w:sz="0" w:space="0" w:color="auto"/>
                                          </w:divBdr>
                                          <w:divsChild>
                                            <w:div w:id="1665859901">
                                              <w:marLeft w:val="0"/>
                                              <w:marRight w:val="0"/>
                                              <w:marTop w:val="0"/>
                                              <w:marBottom w:val="0"/>
                                              <w:divBdr>
                                                <w:top w:val="none" w:sz="0" w:space="0" w:color="auto"/>
                                                <w:left w:val="none" w:sz="0" w:space="0" w:color="auto"/>
                                                <w:bottom w:val="none" w:sz="0" w:space="0" w:color="auto"/>
                                                <w:right w:val="none" w:sz="0" w:space="0" w:color="auto"/>
                                              </w:divBdr>
                                              <w:divsChild>
                                                <w:div w:id="761337540">
                                                  <w:marLeft w:val="0"/>
                                                  <w:marRight w:val="0"/>
                                                  <w:marTop w:val="0"/>
                                                  <w:marBottom w:val="0"/>
                                                  <w:divBdr>
                                                    <w:top w:val="none" w:sz="0" w:space="0" w:color="auto"/>
                                                    <w:left w:val="none" w:sz="0" w:space="0" w:color="auto"/>
                                                    <w:bottom w:val="none" w:sz="0" w:space="0" w:color="auto"/>
                                                    <w:right w:val="none" w:sz="0" w:space="0" w:color="auto"/>
                                                  </w:divBdr>
                                                </w:div>
                                              </w:divsChild>
                                            </w:div>
                                            <w:div w:id="228344427">
                                              <w:marLeft w:val="0"/>
                                              <w:marRight w:val="0"/>
                                              <w:marTop w:val="0"/>
                                              <w:marBottom w:val="0"/>
                                              <w:divBdr>
                                                <w:top w:val="none" w:sz="0" w:space="0" w:color="auto"/>
                                                <w:left w:val="none" w:sz="0" w:space="0" w:color="auto"/>
                                                <w:bottom w:val="none" w:sz="0" w:space="0" w:color="auto"/>
                                                <w:right w:val="none" w:sz="0" w:space="0" w:color="auto"/>
                                              </w:divBdr>
                                            </w:div>
                                            <w:div w:id="593513190">
                                              <w:marLeft w:val="0"/>
                                              <w:marRight w:val="0"/>
                                              <w:marTop w:val="0"/>
                                              <w:marBottom w:val="0"/>
                                              <w:divBdr>
                                                <w:top w:val="none" w:sz="0" w:space="0" w:color="auto"/>
                                                <w:left w:val="none" w:sz="0" w:space="0" w:color="auto"/>
                                                <w:bottom w:val="none" w:sz="0" w:space="0" w:color="auto"/>
                                                <w:right w:val="none" w:sz="0" w:space="0" w:color="auto"/>
                                              </w:divBdr>
                                            </w:div>
                                            <w:div w:id="1908802616">
                                              <w:marLeft w:val="0"/>
                                              <w:marRight w:val="0"/>
                                              <w:marTop w:val="0"/>
                                              <w:marBottom w:val="300"/>
                                              <w:divBdr>
                                                <w:top w:val="none" w:sz="0" w:space="0" w:color="auto"/>
                                                <w:left w:val="none" w:sz="0" w:space="0" w:color="auto"/>
                                                <w:bottom w:val="none" w:sz="0" w:space="0" w:color="auto"/>
                                                <w:right w:val="none" w:sz="0" w:space="0" w:color="auto"/>
                                              </w:divBdr>
                                              <w:divsChild>
                                                <w:div w:id="177044498">
                                                  <w:marLeft w:val="0"/>
                                                  <w:marRight w:val="0"/>
                                                  <w:marTop w:val="0"/>
                                                  <w:marBottom w:val="0"/>
                                                  <w:divBdr>
                                                    <w:top w:val="none" w:sz="0" w:space="0" w:color="auto"/>
                                                    <w:left w:val="none" w:sz="0" w:space="0" w:color="auto"/>
                                                    <w:bottom w:val="none" w:sz="0" w:space="0" w:color="auto"/>
                                                    <w:right w:val="none" w:sz="0" w:space="0" w:color="auto"/>
                                                  </w:divBdr>
                                                </w:div>
                                              </w:divsChild>
                                            </w:div>
                                            <w:div w:id="165013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14292">
                                  <w:marLeft w:val="0"/>
                                  <w:marRight w:val="0"/>
                                  <w:marTop w:val="0"/>
                                  <w:marBottom w:val="0"/>
                                  <w:divBdr>
                                    <w:top w:val="none" w:sz="0" w:space="0" w:color="auto"/>
                                    <w:left w:val="none" w:sz="0" w:space="0" w:color="auto"/>
                                    <w:bottom w:val="none" w:sz="0" w:space="0" w:color="auto"/>
                                    <w:right w:val="none" w:sz="0" w:space="0" w:color="auto"/>
                                  </w:divBdr>
                                  <w:divsChild>
                                    <w:div w:id="1276987373">
                                      <w:marLeft w:val="0"/>
                                      <w:marRight w:val="0"/>
                                      <w:marTop w:val="0"/>
                                      <w:marBottom w:val="0"/>
                                      <w:divBdr>
                                        <w:top w:val="none" w:sz="0" w:space="0" w:color="auto"/>
                                        <w:left w:val="none" w:sz="0" w:space="0" w:color="auto"/>
                                        <w:bottom w:val="none" w:sz="0" w:space="0" w:color="auto"/>
                                        <w:right w:val="none" w:sz="0" w:space="0" w:color="auto"/>
                                      </w:divBdr>
                                      <w:divsChild>
                                        <w:div w:id="882668417">
                                          <w:marLeft w:val="0"/>
                                          <w:marRight w:val="0"/>
                                          <w:marTop w:val="0"/>
                                          <w:marBottom w:val="0"/>
                                          <w:divBdr>
                                            <w:top w:val="none" w:sz="0" w:space="0" w:color="auto"/>
                                            <w:left w:val="none" w:sz="0" w:space="0" w:color="auto"/>
                                            <w:bottom w:val="none" w:sz="0" w:space="0" w:color="auto"/>
                                            <w:right w:val="none" w:sz="0" w:space="0" w:color="auto"/>
                                          </w:divBdr>
                                          <w:divsChild>
                                            <w:div w:id="1561474145">
                                              <w:marLeft w:val="0"/>
                                              <w:marRight w:val="0"/>
                                              <w:marTop w:val="0"/>
                                              <w:marBottom w:val="300"/>
                                              <w:divBdr>
                                                <w:top w:val="none" w:sz="0" w:space="0" w:color="auto"/>
                                                <w:left w:val="none" w:sz="0" w:space="0" w:color="auto"/>
                                                <w:bottom w:val="none" w:sz="0" w:space="0" w:color="auto"/>
                                                <w:right w:val="none" w:sz="0" w:space="0" w:color="auto"/>
                                              </w:divBdr>
                                              <w:divsChild>
                                                <w:div w:id="1987322811">
                                                  <w:marLeft w:val="0"/>
                                                  <w:marRight w:val="0"/>
                                                  <w:marTop w:val="0"/>
                                                  <w:marBottom w:val="0"/>
                                                  <w:divBdr>
                                                    <w:top w:val="none" w:sz="0" w:space="0" w:color="auto"/>
                                                    <w:left w:val="none" w:sz="0" w:space="0" w:color="auto"/>
                                                    <w:bottom w:val="none" w:sz="0" w:space="0" w:color="auto"/>
                                                    <w:right w:val="none" w:sz="0" w:space="0" w:color="auto"/>
                                                  </w:divBdr>
                                                  <w:divsChild>
                                                    <w:div w:id="2142651028">
                                                      <w:marLeft w:val="0"/>
                                                      <w:marRight w:val="0"/>
                                                      <w:marTop w:val="0"/>
                                                      <w:marBottom w:val="240"/>
                                                      <w:divBdr>
                                                        <w:top w:val="none" w:sz="0" w:space="0" w:color="auto"/>
                                                        <w:left w:val="none" w:sz="0" w:space="0" w:color="auto"/>
                                                        <w:bottom w:val="none" w:sz="0" w:space="0" w:color="auto"/>
                                                        <w:right w:val="none" w:sz="0" w:space="0" w:color="auto"/>
                                                      </w:divBdr>
                                                    </w:div>
                                                    <w:div w:id="969092129">
                                                      <w:marLeft w:val="0"/>
                                                      <w:marRight w:val="0"/>
                                                      <w:marTop w:val="0"/>
                                                      <w:marBottom w:val="240"/>
                                                      <w:divBdr>
                                                        <w:top w:val="none" w:sz="0" w:space="0" w:color="auto"/>
                                                        <w:left w:val="none" w:sz="0" w:space="0" w:color="auto"/>
                                                        <w:bottom w:val="none" w:sz="0" w:space="0" w:color="auto"/>
                                                        <w:right w:val="none" w:sz="0" w:space="0" w:color="auto"/>
                                                      </w:divBdr>
                                                    </w:div>
                                                    <w:div w:id="77405961">
                                                      <w:marLeft w:val="0"/>
                                                      <w:marRight w:val="0"/>
                                                      <w:marTop w:val="0"/>
                                                      <w:marBottom w:val="240"/>
                                                      <w:divBdr>
                                                        <w:top w:val="none" w:sz="0" w:space="0" w:color="auto"/>
                                                        <w:left w:val="none" w:sz="0" w:space="0" w:color="auto"/>
                                                        <w:bottom w:val="none" w:sz="0" w:space="0" w:color="auto"/>
                                                        <w:right w:val="none" w:sz="0" w:space="0" w:color="auto"/>
                                                      </w:divBdr>
                                                    </w:div>
                                                    <w:div w:id="1493910075">
                                                      <w:marLeft w:val="0"/>
                                                      <w:marRight w:val="0"/>
                                                      <w:marTop w:val="0"/>
                                                      <w:marBottom w:val="240"/>
                                                      <w:divBdr>
                                                        <w:top w:val="none" w:sz="0" w:space="0" w:color="auto"/>
                                                        <w:left w:val="none" w:sz="0" w:space="0" w:color="auto"/>
                                                        <w:bottom w:val="none" w:sz="0" w:space="0" w:color="auto"/>
                                                        <w:right w:val="none" w:sz="0" w:space="0" w:color="auto"/>
                                                      </w:divBdr>
                                                    </w:div>
                                                    <w:div w:id="1969778518">
                                                      <w:blockQuote w:val="1"/>
                                                      <w:marLeft w:val="0"/>
                                                      <w:marRight w:val="0"/>
                                                      <w:marTop w:val="0"/>
                                                      <w:marBottom w:val="420"/>
                                                      <w:divBdr>
                                                        <w:top w:val="none" w:sz="0" w:space="12" w:color="999999"/>
                                                        <w:left w:val="single" w:sz="24" w:space="12" w:color="999999"/>
                                                        <w:bottom w:val="none" w:sz="0" w:space="12" w:color="999999"/>
                                                        <w:right w:val="none" w:sz="0" w:space="0" w:color="999999"/>
                                                      </w:divBdr>
                                                    </w:div>
                                                  </w:divsChild>
                                                </w:div>
                                              </w:divsChild>
                                            </w:div>
                                            <w:div w:id="345713501">
                                              <w:marLeft w:val="0"/>
                                              <w:marRight w:val="0"/>
                                              <w:marTop w:val="0"/>
                                              <w:marBottom w:val="0"/>
                                              <w:divBdr>
                                                <w:top w:val="none" w:sz="0" w:space="0" w:color="auto"/>
                                                <w:left w:val="none" w:sz="0" w:space="0" w:color="auto"/>
                                                <w:bottom w:val="none" w:sz="0" w:space="0" w:color="auto"/>
                                                <w:right w:val="none" w:sz="0" w:space="0" w:color="auto"/>
                                              </w:divBdr>
                                              <w:divsChild>
                                                <w:div w:id="1015228606">
                                                  <w:marLeft w:val="0"/>
                                                  <w:marRight w:val="0"/>
                                                  <w:marTop w:val="0"/>
                                                  <w:marBottom w:val="0"/>
                                                  <w:divBdr>
                                                    <w:top w:val="none" w:sz="0" w:space="0" w:color="auto"/>
                                                    <w:left w:val="none" w:sz="0" w:space="0" w:color="auto"/>
                                                    <w:bottom w:val="none" w:sz="0" w:space="0" w:color="auto"/>
                                                    <w:right w:val="none" w:sz="0" w:space="0" w:color="auto"/>
                                                  </w:divBdr>
                                                  <w:divsChild>
                                                    <w:div w:id="1088890180">
                                                      <w:marLeft w:val="0"/>
                                                      <w:marRight w:val="0"/>
                                                      <w:marTop w:val="0"/>
                                                      <w:marBottom w:val="0"/>
                                                      <w:divBdr>
                                                        <w:top w:val="none" w:sz="0" w:space="0" w:color="auto"/>
                                                        <w:left w:val="none" w:sz="0" w:space="0" w:color="auto"/>
                                                        <w:bottom w:val="none" w:sz="0" w:space="0" w:color="auto"/>
                                                        <w:right w:val="none" w:sz="0" w:space="0" w:color="auto"/>
                                                      </w:divBdr>
                                                      <w:divsChild>
                                                        <w:div w:id="671832090">
                                                          <w:marLeft w:val="0"/>
                                                          <w:marRight w:val="0"/>
                                                          <w:marTop w:val="0"/>
                                                          <w:marBottom w:val="300"/>
                                                          <w:divBdr>
                                                            <w:top w:val="none" w:sz="0" w:space="0" w:color="auto"/>
                                                            <w:left w:val="none" w:sz="0" w:space="0" w:color="auto"/>
                                                            <w:bottom w:val="none" w:sz="0" w:space="0" w:color="auto"/>
                                                            <w:right w:val="none" w:sz="0" w:space="0" w:color="auto"/>
                                                          </w:divBdr>
                                                          <w:divsChild>
                                                            <w:div w:id="156269040">
                                                              <w:marLeft w:val="0"/>
                                                              <w:marRight w:val="0"/>
                                                              <w:marTop w:val="0"/>
                                                              <w:marBottom w:val="225"/>
                                                              <w:divBdr>
                                                                <w:top w:val="none" w:sz="0" w:space="0" w:color="auto"/>
                                                                <w:left w:val="none" w:sz="0" w:space="0" w:color="auto"/>
                                                                <w:bottom w:val="none" w:sz="0" w:space="0" w:color="auto"/>
                                                                <w:right w:val="none" w:sz="0" w:space="0" w:color="auto"/>
                                                              </w:divBdr>
                                                            </w:div>
                                                          </w:divsChild>
                                                        </w:div>
                                                        <w:div w:id="789006641">
                                                          <w:marLeft w:val="0"/>
                                                          <w:marRight w:val="0"/>
                                                          <w:marTop w:val="0"/>
                                                          <w:marBottom w:val="300"/>
                                                          <w:divBdr>
                                                            <w:top w:val="none" w:sz="0" w:space="0" w:color="auto"/>
                                                            <w:left w:val="none" w:sz="0" w:space="0" w:color="auto"/>
                                                            <w:bottom w:val="none" w:sz="0" w:space="0" w:color="auto"/>
                                                            <w:right w:val="none" w:sz="0" w:space="0" w:color="auto"/>
                                                          </w:divBdr>
                                                          <w:divsChild>
                                                            <w:div w:id="866138641">
                                                              <w:marLeft w:val="0"/>
                                                              <w:marRight w:val="0"/>
                                                              <w:marTop w:val="0"/>
                                                              <w:marBottom w:val="0"/>
                                                              <w:divBdr>
                                                                <w:top w:val="none" w:sz="0" w:space="0" w:color="auto"/>
                                                                <w:left w:val="none" w:sz="0" w:space="0" w:color="auto"/>
                                                                <w:bottom w:val="none" w:sz="0" w:space="0" w:color="auto"/>
                                                                <w:right w:val="none" w:sz="0" w:space="0" w:color="auto"/>
                                                              </w:divBdr>
                                                              <w:divsChild>
                                                                <w:div w:id="969280864">
                                                                  <w:marLeft w:val="0"/>
                                                                  <w:marRight w:val="0"/>
                                                                  <w:marTop w:val="0"/>
                                                                  <w:marBottom w:val="0"/>
                                                                  <w:divBdr>
                                                                    <w:top w:val="none" w:sz="0" w:space="0" w:color="auto"/>
                                                                    <w:left w:val="none" w:sz="0" w:space="0" w:color="auto"/>
                                                                    <w:bottom w:val="none" w:sz="0" w:space="0" w:color="auto"/>
                                                                    <w:right w:val="none" w:sz="0" w:space="0" w:color="auto"/>
                                                                  </w:divBdr>
                                                                  <w:divsChild>
                                                                    <w:div w:id="1861814242">
                                                                      <w:marLeft w:val="0"/>
                                                                      <w:marRight w:val="0"/>
                                                                      <w:marTop w:val="0"/>
                                                                      <w:marBottom w:val="0"/>
                                                                      <w:divBdr>
                                                                        <w:top w:val="none" w:sz="0" w:space="0" w:color="auto"/>
                                                                        <w:left w:val="none" w:sz="0" w:space="0" w:color="auto"/>
                                                                        <w:bottom w:val="none" w:sz="0" w:space="0" w:color="auto"/>
                                                                        <w:right w:val="none" w:sz="0" w:space="0" w:color="auto"/>
                                                                      </w:divBdr>
                                                                      <w:divsChild>
                                                                        <w:div w:id="1838232022">
                                                                          <w:marLeft w:val="0"/>
                                                                          <w:marRight w:val="0"/>
                                                                          <w:marTop w:val="0"/>
                                                                          <w:marBottom w:val="0"/>
                                                                          <w:divBdr>
                                                                            <w:top w:val="single" w:sz="6" w:space="0" w:color="auto"/>
                                                                            <w:left w:val="single" w:sz="6" w:space="0" w:color="auto"/>
                                                                            <w:bottom w:val="single" w:sz="6" w:space="0" w:color="auto"/>
                                                                            <w:right w:val="single" w:sz="6" w:space="0" w:color="auto"/>
                                                                          </w:divBdr>
                                                                          <w:divsChild>
                                                                            <w:div w:id="2133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2604">
                                                                      <w:marLeft w:val="0"/>
                                                                      <w:marRight w:val="0"/>
                                                                      <w:marTop w:val="0"/>
                                                                      <w:marBottom w:val="0"/>
                                                                      <w:divBdr>
                                                                        <w:top w:val="none" w:sz="0" w:space="0" w:color="auto"/>
                                                                        <w:left w:val="none" w:sz="0" w:space="0" w:color="auto"/>
                                                                        <w:bottom w:val="none" w:sz="0" w:space="0" w:color="auto"/>
                                                                        <w:right w:val="none" w:sz="0" w:space="0" w:color="auto"/>
                                                                      </w:divBdr>
                                                                      <w:divsChild>
                                                                        <w:div w:id="3485932">
                                                                          <w:marLeft w:val="0"/>
                                                                          <w:marRight w:val="0"/>
                                                                          <w:marTop w:val="0"/>
                                                                          <w:marBottom w:val="0"/>
                                                                          <w:divBdr>
                                                                            <w:top w:val="single" w:sz="6" w:space="0" w:color="auto"/>
                                                                            <w:left w:val="single" w:sz="6" w:space="0" w:color="auto"/>
                                                                            <w:bottom w:val="single" w:sz="6" w:space="0" w:color="auto"/>
                                                                            <w:right w:val="single" w:sz="6" w:space="0" w:color="auto"/>
                                                                          </w:divBdr>
                                                                          <w:divsChild>
                                                                            <w:div w:id="105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56566">
                                                                      <w:marLeft w:val="0"/>
                                                                      <w:marRight w:val="0"/>
                                                                      <w:marTop w:val="0"/>
                                                                      <w:marBottom w:val="0"/>
                                                                      <w:divBdr>
                                                                        <w:top w:val="none" w:sz="0" w:space="0" w:color="auto"/>
                                                                        <w:left w:val="none" w:sz="0" w:space="0" w:color="auto"/>
                                                                        <w:bottom w:val="none" w:sz="0" w:space="0" w:color="auto"/>
                                                                        <w:right w:val="none" w:sz="0" w:space="0" w:color="auto"/>
                                                                      </w:divBdr>
                                                                      <w:divsChild>
                                                                        <w:div w:id="1438255280">
                                                                          <w:marLeft w:val="0"/>
                                                                          <w:marRight w:val="0"/>
                                                                          <w:marTop w:val="0"/>
                                                                          <w:marBottom w:val="0"/>
                                                                          <w:divBdr>
                                                                            <w:top w:val="single" w:sz="6" w:space="0" w:color="auto"/>
                                                                            <w:left w:val="single" w:sz="6" w:space="0" w:color="auto"/>
                                                                            <w:bottom w:val="single" w:sz="6" w:space="0" w:color="auto"/>
                                                                            <w:right w:val="single" w:sz="6" w:space="0" w:color="auto"/>
                                                                          </w:divBdr>
                                                                          <w:divsChild>
                                                                            <w:div w:id="19770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2729">
                                                                      <w:marLeft w:val="0"/>
                                                                      <w:marRight w:val="0"/>
                                                                      <w:marTop w:val="0"/>
                                                                      <w:marBottom w:val="0"/>
                                                                      <w:divBdr>
                                                                        <w:top w:val="none" w:sz="0" w:space="0" w:color="auto"/>
                                                                        <w:left w:val="none" w:sz="0" w:space="0" w:color="auto"/>
                                                                        <w:bottom w:val="none" w:sz="0" w:space="0" w:color="auto"/>
                                                                        <w:right w:val="none" w:sz="0" w:space="0" w:color="auto"/>
                                                                      </w:divBdr>
                                                                      <w:divsChild>
                                                                        <w:div w:id="581716631">
                                                                          <w:marLeft w:val="0"/>
                                                                          <w:marRight w:val="0"/>
                                                                          <w:marTop w:val="0"/>
                                                                          <w:marBottom w:val="0"/>
                                                                          <w:divBdr>
                                                                            <w:top w:val="single" w:sz="6" w:space="0" w:color="auto"/>
                                                                            <w:left w:val="single" w:sz="6" w:space="0" w:color="auto"/>
                                                                            <w:bottom w:val="single" w:sz="6" w:space="0" w:color="auto"/>
                                                                            <w:right w:val="single" w:sz="6" w:space="0" w:color="auto"/>
                                                                          </w:divBdr>
                                                                          <w:divsChild>
                                                                            <w:div w:id="55157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842838">
                                                          <w:marLeft w:val="0"/>
                                                          <w:marRight w:val="0"/>
                                                          <w:marTop w:val="0"/>
                                                          <w:marBottom w:val="0"/>
                                                          <w:divBdr>
                                                            <w:top w:val="none" w:sz="0" w:space="0" w:color="auto"/>
                                                            <w:left w:val="none" w:sz="0" w:space="0" w:color="auto"/>
                                                            <w:bottom w:val="none" w:sz="0" w:space="0" w:color="auto"/>
                                                            <w:right w:val="none" w:sz="0" w:space="0" w:color="auto"/>
                                                          </w:divBdr>
                                                          <w:divsChild>
                                                            <w:div w:id="768431058">
                                                              <w:marLeft w:val="0"/>
                                                              <w:marRight w:val="0"/>
                                                              <w:marTop w:val="0"/>
                                                              <w:marBottom w:val="0"/>
                                                              <w:divBdr>
                                                                <w:top w:val="single" w:sz="6" w:space="0" w:color="auto"/>
                                                                <w:left w:val="single" w:sz="2" w:space="0" w:color="auto"/>
                                                                <w:bottom w:val="single" w:sz="6" w:space="0" w:color="auto"/>
                                                                <w:right w:val="single" w:sz="2" w:space="0" w:color="auto"/>
                                                              </w:divBdr>
                                                              <w:divsChild>
                                                                <w:div w:id="43409716">
                                                                  <w:marLeft w:val="0"/>
                                                                  <w:marRight w:val="0"/>
                                                                  <w:marTop w:val="0"/>
                                                                  <w:marBottom w:val="0"/>
                                                                  <w:divBdr>
                                                                    <w:top w:val="none" w:sz="0" w:space="15" w:color="auto"/>
                                                                    <w:left w:val="none" w:sz="0" w:space="0" w:color="auto"/>
                                                                    <w:bottom w:val="none" w:sz="0" w:space="15" w:color="auto"/>
                                                                    <w:right w:val="none" w:sz="0" w:space="0" w:color="auto"/>
                                                                  </w:divBdr>
                                                                </w:div>
                                                              </w:divsChild>
                                                            </w:div>
                                                          </w:divsChild>
                                                        </w:div>
                                                      </w:divsChild>
                                                    </w:div>
                                                  </w:divsChild>
                                                </w:div>
                                              </w:divsChild>
                                            </w:div>
                                          </w:divsChild>
                                        </w:div>
                                      </w:divsChild>
                                    </w:div>
                                    <w:div w:id="794640070">
                                      <w:marLeft w:val="0"/>
                                      <w:marRight w:val="0"/>
                                      <w:marTop w:val="0"/>
                                      <w:marBottom w:val="0"/>
                                      <w:divBdr>
                                        <w:top w:val="none" w:sz="0" w:space="0" w:color="auto"/>
                                        <w:left w:val="none" w:sz="0" w:space="0" w:color="auto"/>
                                        <w:bottom w:val="none" w:sz="0" w:space="0" w:color="auto"/>
                                        <w:right w:val="none" w:sz="0" w:space="0" w:color="auto"/>
                                      </w:divBdr>
                                      <w:divsChild>
                                        <w:div w:id="1356348735">
                                          <w:marLeft w:val="0"/>
                                          <w:marRight w:val="0"/>
                                          <w:marTop w:val="0"/>
                                          <w:marBottom w:val="0"/>
                                          <w:divBdr>
                                            <w:top w:val="none" w:sz="0" w:space="0" w:color="auto"/>
                                            <w:left w:val="none" w:sz="0" w:space="0" w:color="auto"/>
                                            <w:bottom w:val="none" w:sz="0" w:space="0" w:color="auto"/>
                                            <w:right w:val="none" w:sz="0" w:space="0" w:color="auto"/>
                                          </w:divBdr>
                                          <w:divsChild>
                                            <w:div w:id="1984046321">
                                              <w:marLeft w:val="0"/>
                                              <w:marRight w:val="0"/>
                                              <w:marTop w:val="0"/>
                                              <w:marBottom w:val="300"/>
                                              <w:divBdr>
                                                <w:top w:val="none" w:sz="0" w:space="0" w:color="auto"/>
                                                <w:left w:val="none" w:sz="0" w:space="0" w:color="auto"/>
                                                <w:bottom w:val="none" w:sz="0" w:space="0" w:color="auto"/>
                                                <w:right w:val="none" w:sz="0" w:space="0" w:color="auto"/>
                                              </w:divBdr>
                                              <w:divsChild>
                                                <w:div w:id="254293602">
                                                  <w:marLeft w:val="0"/>
                                                  <w:marRight w:val="0"/>
                                                  <w:marTop w:val="0"/>
                                                  <w:marBottom w:val="0"/>
                                                  <w:divBdr>
                                                    <w:top w:val="none" w:sz="0" w:space="0" w:color="auto"/>
                                                    <w:left w:val="none" w:sz="0" w:space="0" w:color="auto"/>
                                                    <w:bottom w:val="none" w:sz="0" w:space="0" w:color="auto"/>
                                                    <w:right w:val="none" w:sz="0" w:space="0" w:color="auto"/>
                                                  </w:divBdr>
                                                  <w:divsChild>
                                                    <w:div w:id="951088168">
                                                      <w:marLeft w:val="0"/>
                                                      <w:marRight w:val="0"/>
                                                      <w:marTop w:val="0"/>
                                                      <w:marBottom w:val="300"/>
                                                      <w:divBdr>
                                                        <w:top w:val="none" w:sz="0" w:space="0" w:color="FFFFFF"/>
                                                        <w:left w:val="none" w:sz="0" w:space="0" w:color="FFFFFF"/>
                                                        <w:bottom w:val="none" w:sz="0" w:space="0" w:color="FFFFFF"/>
                                                        <w:right w:val="none" w:sz="0" w:space="0" w:color="FFFFFF"/>
                                                      </w:divBdr>
                                                    </w:div>
                                                    <w:div w:id="1962613657">
                                                      <w:marLeft w:val="0"/>
                                                      <w:marRight w:val="0"/>
                                                      <w:marTop w:val="0"/>
                                                      <w:marBottom w:val="0"/>
                                                      <w:divBdr>
                                                        <w:top w:val="none" w:sz="0" w:space="0" w:color="FFFFFF"/>
                                                        <w:left w:val="none" w:sz="0" w:space="0" w:color="FFFFFF"/>
                                                        <w:bottom w:val="none" w:sz="0" w:space="0" w:color="FFFFFF"/>
                                                        <w:right w:val="none" w:sz="0" w:space="0" w:color="FFFFFF"/>
                                                      </w:divBdr>
                                                    </w:div>
                                                    <w:div w:id="130487888">
                                                      <w:marLeft w:val="0"/>
                                                      <w:marRight w:val="0"/>
                                                      <w:marTop w:val="0"/>
                                                      <w:marBottom w:val="0"/>
                                                      <w:divBdr>
                                                        <w:top w:val="none" w:sz="0" w:space="0" w:color="auto"/>
                                                        <w:left w:val="none" w:sz="0" w:space="0" w:color="auto"/>
                                                        <w:bottom w:val="none" w:sz="0" w:space="0" w:color="auto"/>
                                                        <w:right w:val="none" w:sz="0" w:space="0" w:color="auto"/>
                                                      </w:divBdr>
                                                      <w:divsChild>
                                                        <w:div w:id="1767535374">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4535765">
              <w:marLeft w:val="0"/>
              <w:marRight w:val="0"/>
              <w:marTop w:val="0"/>
              <w:marBottom w:val="0"/>
              <w:divBdr>
                <w:top w:val="none" w:sz="0" w:space="0" w:color="auto"/>
                <w:left w:val="none" w:sz="0" w:space="0" w:color="auto"/>
                <w:bottom w:val="none" w:sz="0" w:space="0" w:color="auto"/>
                <w:right w:val="none" w:sz="0" w:space="0" w:color="auto"/>
              </w:divBdr>
              <w:divsChild>
                <w:div w:id="1205680854">
                  <w:marLeft w:val="0"/>
                  <w:marRight w:val="0"/>
                  <w:marTop w:val="0"/>
                  <w:marBottom w:val="0"/>
                  <w:divBdr>
                    <w:top w:val="none" w:sz="0" w:space="0" w:color="auto"/>
                    <w:left w:val="none" w:sz="0" w:space="0" w:color="auto"/>
                    <w:bottom w:val="none" w:sz="0" w:space="0" w:color="auto"/>
                    <w:right w:val="none" w:sz="0" w:space="0" w:color="auto"/>
                  </w:divBdr>
                  <w:divsChild>
                    <w:div w:id="1064716061">
                      <w:marLeft w:val="0"/>
                      <w:marRight w:val="0"/>
                      <w:marTop w:val="0"/>
                      <w:marBottom w:val="0"/>
                      <w:divBdr>
                        <w:top w:val="none" w:sz="0" w:space="0" w:color="auto"/>
                        <w:left w:val="none" w:sz="0" w:space="0" w:color="auto"/>
                        <w:bottom w:val="none" w:sz="0" w:space="0" w:color="auto"/>
                        <w:right w:val="none" w:sz="0" w:space="0" w:color="auto"/>
                      </w:divBdr>
                      <w:divsChild>
                        <w:div w:id="1758020714">
                          <w:marLeft w:val="0"/>
                          <w:marRight w:val="0"/>
                          <w:marTop w:val="0"/>
                          <w:marBottom w:val="0"/>
                          <w:divBdr>
                            <w:top w:val="none" w:sz="0" w:space="0" w:color="auto"/>
                            <w:left w:val="none" w:sz="0" w:space="0" w:color="auto"/>
                            <w:bottom w:val="none" w:sz="0" w:space="0" w:color="auto"/>
                            <w:right w:val="none" w:sz="0" w:space="0" w:color="auto"/>
                          </w:divBdr>
                          <w:divsChild>
                            <w:div w:id="925843772">
                              <w:marLeft w:val="0"/>
                              <w:marRight w:val="0"/>
                              <w:marTop w:val="0"/>
                              <w:marBottom w:val="0"/>
                              <w:divBdr>
                                <w:top w:val="none" w:sz="0" w:space="0" w:color="auto"/>
                                <w:left w:val="none" w:sz="0" w:space="0" w:color="auto"/>
                                <w:bottom w:val="none" w:sz="0" w:space="0" w:color="auto"/>
                                <w:right w:val="none" w:sz="0" w:space="0" w:color="auto"/>
                              </w:divBdr>
                              <w:divsChild>
                                <w:div w:id="1200431456">
                                  <w:marLeft w:val="0"/>
                                  <w:marRight w:val="0"/>
                                  <w:marTop w:val="0"/>
                                  <w:marBottom w:val="0"/>
                                  <w:divBdr>
                                    <w:top w:val="none" w:sz="0" w:space="0" w:color="auto"/>
                                    <w:left w:val="none" w:sz="0" w:space="0" w:color="auto"/>
                                    <w:bottom w:val="none" w:sz="0" w:space="0" w:color="auto"/>
                                    <w:right w:val="none" w:sz="0" w:space="0" w:color="auto"/>
                                  </w:divBdr>
                                  <w:divsChild>
                                    <w:div w:id="982394334">
                                      <w:marLeft w:val="0"/>
                                      <w:marRight w:val="0"/>
                                      <w:marTop w:val="0"/>
                                      <w:marBottom w:val="0"/>
                                      <w:divBdr>
                                        <w:top w:val="none" w:sz="0" w:space="0" w:color="auto"/>
                                        <w:left w:val="none" w:sz="0" w:space="0" w:color="auto"/>
                                        <w:bottom w:val="none" w:sz="0" w:space="0" w:color="auto"/>
                                        <w:right w:val="none" w:sz="0" w:space="0" w:color="auto"/>
                                      </w:divBdr>
                                      <w:divsChild>
                                        <w:div w:id="1887796530">
                                          <w:marLeft w:val="0"/>
                                          <w:marRight w:val="0"/>
                                          <w:marTop w:val="0"/>
                                          <w:marBottom w:val="300"/>
                                          <w:divBdr>
                                            <w:top w:val="none" w:sz="0" w:space="0" w:color="auto"/>
                                            <w:left w:val="none" w:sz="0" w:space="0" w:color="auto"/>
                                            <w:bottom w:val="none" w:sz="0" w:space="0" w:color="auto"/>
                                            <w:right w:val="none" w:sz="0" w:space="0" w:color="auto"/>
                                          </w:divBdr>
                                          <w:divsChild>
                                            <w:div w:id="190730011">
                                              <w:marLeft w:val="0"/>
                                              <w:marRight w:val="0"/>
                                              <w:marTop w:val="0"/>
                                              <w:marBottom w:val="0"/>
                                              <w:divBdr>
                                                <w:top w:val="none" w:sz="0" w:space="0" w:color="auto"/>
                                                <w:left w:val="none" w:sz="0" w:space="0" w:color="auto"/>
                                                <w:bottom w:val="none" w:sz="0" w:space="0" w:color="auto"/>
                                                <w:right w:val="none" w:sz="0" w:space="0" w:color="auto"/>
                                              </w:divBdr>
                                            </w:div>
                                          </w:divsChild>
                                        </w:div>
                                        <w:div w:id="1411855489">
                                          <w:marLeft w:val="0"/>
                                          <w:marRight w:val="0"/>
                                          <w:marTop w:val="0"/>
                                          <w:marBottom w:val="300"/>
                                          <w:divBdr>
                                            <w:top w:val="none" w:sz="0" w:space="0" w:color="auto"/>
                                            <w:left w:val="none" w:sz="0" w:space="0" w:color="auto"/>
                                            <w:bottom w:val="none" w:sz="0" w:space="0" w:color="auto"/>
                                            <w:right w:val="none" w:sz="0" w:space="0" w:color="auto"/>
                                          </w:divBdr>
                                          <w:divsChild>
                                            <w:div w:id="640383450">
                                              <w:marLeft w:val="0"/>
                                              <w:marRight w:val="0"/>
                                              <w:marTop w:val="0"/>
                                              <w:marBottom w:val="0"/>
                                              <w:divBdr>
                                                <w:top w:val="none" w:sz="0" w:space="0" w:color="auto"/>
                                                <w:left w:val="none" w:sz="0" w:space="0" w:color="auto"/>
                                                <w:bottom w:val="none" w:sz="0" w:space="0" w:color="auto"/>
                                                <w:right w:val="none" w:sz="0" w:space="0" w:color="auto"/>
                                              </w:divBdr>
                                            </w:div>
                                          </w:divsChild>
                                        </w:div>
                                        <w:div w:id="1690834784">
                                          <w:marLeft w:val="0"/>
                                          <w:marRight w:val="0"/>
                                          <w:marTop w:val="0"/>
                                          <w:marBottom w:val="0"/>
                                          <w:divBdr>
                                            <w:top w:val="none" w:sz="0" w:space="0" w:color="auto"/>
                                            <w:left w:val="none" w:sz="0" w:space="0" w:color="auto"/>
                                            <w:bottom w:val="none" w:sz="0" w:space="0" w:color="auto"/>
                                            <w:right w:val="none" w:sz="0" w:space="0" w:color="auto"/>
                                          </w:divBdr>
                                          <w:divsChild>
                                            <w:div w:id="977950915">
                                              <w:marLeft w:val="0"/>
                                              <w:marRight w:val="0"/>
                                              <w:marTop w:val="0"/>
                                              <w:marBottom w:val="0"/>
                                              <w:divBdr>
                                                <w:top w:val="none" w:sz="0" w:space="0" w:color="auto"/>
                                                <w:left w:val="none" w:sz="0" w:space="0" w:color="auto"/>
                                                <w:bottom w:val="none" w:sz="0" w:space="0" w:color="auto"/>
                                                <w:right w:val="none" w:sz="0" w:space="0" w:color="auto"/>
                                              </w:divBdr>
                                              <w:divsChild>
                                                <w:div w:id="441385582">
                                                  <w:marLeft w:val="0"/>
                                                  <w:marRight w:val="0"/>
                                                  <w:marTop w:val="0"/>
                                                  <w:marBottom w:val="0"/>
                                                  <w:divBdr>
                                                    <w:top w:val="none" w:sz="0" w:space="0" w:color="auto"/>
                                                    <w:left w:val="none" w:sz="0" w:space="0" w:color="auto"/>
                                                    <w:bottom w:val="none" w:sz="0" w:space="0" w:color="auto"/>
                                                    <w:right w:val="none" w:sz="0" w:space="0" w:color="auto"/>
                                                  </w:divBdr>
                                                  <w:divsChild>
                                                    <w:div w:id="1921795775">
                                                      <w:marLeft w:val="0"/>
                                                      <w:marRight w:val="0"/>
                                                      <w:marTop w:val="0"/>
                                                      <w:marBottom w:val="0"/>
                                                      <w:divBdr>
                                                        <w:top w:val="none" w:sz="0" w:space="0" w:color="auto"/>
                                                        <w:left w:val="none" w:sz="0" w:space="0" w:color="auto"/>
                                                        <w:bottom w:val="none" w:sz="0" w:space="0" w:color="auto"/>
                                                        <w:right w:val="none" w:sz="0" w:space="0" w:color="auto"/>
                                                      </w:divBdr>
                                                      <w:divsChild>
                                                        <w:div w:id="698746363">
                                                          <w:marLeft w:val="0"/>
                                                          <w:marRight w:val="0"/>
                                                          <w:marTop w:val="0"/>
                                                          <w:marBottom w:val="0"/>
                                                          <w:divBdr>
                                                            <w:top w:val="none" w:sz="0" w:space="0" w:color="auto"/>
                                                            <w:left w:val="none" w:sz="0" w:space="0" w:color="auto"/>
                                                            <w:bottom w:val="none" w:sz="0" w:space="0" w:color="auto"/>
                                                            <w:right w:val="none" w:sz="0" w:space="0" w:color="auto"/>
                                                          </w:divBdr>
                                                          <w:divsChild>
                                                            <w:div w:id="110861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263692">
                                              <w:marLeft w:val="0"/>
                                              <w:marRight w:val="0"/>
                                              <w:marTop w:val="0"/>
                                              <w:marBottom w:val="0"/>
                                              <w:divBdr>
                                                <w:top w:val="none" w:sz="0" w:space="0" w:color="auto"/>
                                                <w:left w:val="none" w:sz="0" w:space="0" w:color="auto"/>
                                                <w:bottom w:val="none" w:sz="0" w:space="0" w:color="auto"/>
                                                <w:right w:val="none" w:sz="0" w:space="0" w:color="auto"/>
                                              </w:divBdr>
                                              <w:divsChild>
                                                <w:div w:id="2069567888">
                                                  <w:marLeft w:val="0"/>
                                                  <w:marRight w:val="0"/>
                                                  <w:marTop w:val="0"/>
                                                  <w:marBottom w:val="0"/>
                                                  <w:divBdr>
                                                    <w:top w:val="none" w:sz="0" w:space="0" w:color="auto"/>
                                                    <w:left w:val="none" w:sz="0" w:space="0" w:color="auto"/>
                                                    <w:bottom w:val="none" w:sz="0" w:space="0" w:color="auto"/>
                                                    <w:right w:val="none" w:sz="0" w:space="0" w:color="auto"/>
                                                  </w:divBdr>
                                                  <w:divsChild>
                                                    <w:div w:id="1276601427">
                                                      <w:marLeft w:val="0"/>
                                                      <w:marRight w:val="0"/>
                                                      <w:marTop w:val="0"/>
                                                      <w:marBottom w:val="0"/>
                                                      <w:divBdr>
                                                        <w:top w:val="none" w:sz="0" w:space="0" w:color="auto"/>
                                                        <w:left w:val="none" w:sz="0" w:space="0" w:color="auto"/>
                                                        <w:bottom w:val="none" w:sz="0" w:space="0" w:color="auto"/>
                                                        <w:right w:val="none" w:sz="0" w:space="0" w:color="auto"/>
                                                      </w:divBdr>
                                                      <w:divsChild>
                                                        <w:div w:id="1029380884">
                                                          <w:marLeft w:val="0"/>
                                                          <w:marRight w:val="0"/>
                                                          <w:marTop w:val="0"/>
                                                          <w:marBottom w:val="0"/>
                                                          <w:divBdr>
                                                            <w:top w:val="none" w:sz="0" w:space="0" w:color="auto"/>
                                                            <w:left w:val="none" w:sz="0" w:space="0" w:color="auto"/>
                                                            <w:bottom w:val="none" w:sz="0" w:space="0" w:color="auto"/>
                                                            <w:right w:val="none" w:sz="0" w:space="0" w:color="auto"/>
                                                          </w:divBdr>
                                                          <w:divsChild>
                                                            <w:div w:id="113844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4791834">
                                  <w:marLeft w:val="0"/>
                                  <w:marRight w:val="0"/>
                                  <w:marTop w:val="0"/>
                                  <w:marBottom w:val="0"/>
                                  <w:divBdr>
                                    <w:top w:val="none" w:sz="0" w:space="0" w:color="auto"/>
                                    <w:left w:val="none" w:sz="0" w:space="0" w:color="auto"/>
                                    <w:bottom w:val="none" w:sz="0" w:space="0" w:color="auto"/>
                                    <w:right w:val="none" w:sz="0" w:space="0" w:color="auto"/>
                                  </w:divBdr>
                                  <w:divsChild>
                                    <w:div w:id="713820045">
                                      <w:marLeft w:val="0"/>
                                      <w:marRight w:val="0"/>
                                      <w:marTop w:val="0"/>
                                      <w:marBottom w:val="0"/>
                                      <w:divBdr>
                                        <w:top w:val="none" w:sz="0" w:space="0" w:color="auto"/>
                                        <w:left w:val="none" w:sz="0" w:space="0" w:color="auto"/>
                                        <w:bottom w:val="none" w:sz="0" w:space="0" w:color="auto"/>
                                        <w:right w:val="none" w:sz="0" w:space="0" w:color="auto"/>
                                      </w:divBdr>
                                      <w:divsChild>
                                        <w:div w:id="1115712647">
                                          <w:marLeft w:val="0"/>
                                          <w:marRight w:val="0"/>
                                          <w:marTop w:val="0"/>
                                          <w:marBottom w:val="300"/>
                                          <w:divBdr>
                                            <w:top w:val="none" w:sz="0" w:space="0" w:color="auto"/>
                                            <w:left w:val="none" w:sz="0" w:space="0" w:color="auto"/>
                                            <w:bottom w:val="none" w:sz="0" w:space="0" w:color="auto"/>
                                            <w:right w:val="none" w:sz="0" w:space="0" w:color="auto"/>
                                          </w:divBdr>
                                          <w:divsChild>
                                            <w:div w:id="56169035">
                                              <w:marLeft w:val="0"/>
                                              <w:marRight w:val="0"/>
                                              <w:marTop w:val="0"/>
                                              <w:marBottom w:val="0"/>
                                              <w:divBdr>
                                                <w:top w:val="none" w:sz="0" w:space="0" w:color="auto"/>
                                                <w:left w:val="none" w:sz="0" w:space="0" w:color="auto"/>
                                                <w:bottom w:val="none" w:sz="0" w:space="0" w:color="auto"/>
                                                <w:right w:val="none" w:sz="0" w:space="0" w:color="auto"/>
                                              </w:divBdr>
                                            </w:div>
                                          </w:divsChild>
                                        </w:div>
                                        <w:div w:id="1584948619">
                                          <w:marLeft w:val="0"/>
                                          <w:marRight w:val="0"/>
                                          <w:marTop w:val="0"/>
                                          <w:marBottom w:val="0"/>
                                          <w:divBdr>
                                            <w:top w:val="none" w:sz="0" w:space="0" w:color="auto"/>
                                            <w:left w:val="none" w:sz="0" w:space="0" w:color="auto"/>
                                            <w:bottom w:val="none" w:sz="0" w:space="0" w:color="auto"/>
                                            <w:right w:val="none" w:sz="0" w:space="0" w:color="auto"/>
                                          </w:divBdr>
                                          <w:divsChild>
                                            <w:div w:id="7039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565948">
                                  <w:marLeft w:val="0"/>
                                  <w:marRight w:val="0"/>
                                  <w:marTop w:val="0"/>
                                  <w:marBottom w:val="0"/>
                                  <w:divBdr>
                                    <w:top w:val="none" w:sz="0" w:space="0" w:color="auto"/>
                                    <w:left w:val="none" w:sz="0" w:space="0" w:color="auto"/>
                                    <w:bottom w:val="none" w:sz="0" w:space="0" w:color="auto"/>
                                    <w:right w:val="none" w:sz="0" w:space="0" w:color="auto"/>
                                  </w:divBdr>
                                  <w:divsChild>
                                    <w:div w:id="122620477">
                                      <w:marLeft w:val="0"/>
                                      <w:marRight w:val="0"/>
                                      <w:marTop w:val="0"/>
                                      <w:marBottom w:val="0"/>
                                      <w:divBdr>
                                        <w:top w:val="none" w:sz="0" w:space="0" w:color="auto"/>
                                        <w:left w:val="none" w:sz="0" w:space="0" w:color="auto"/>
                                        <w:bottom w:val="none" w:sz="0" w:space="0" w:color="auto"/>
                                        <w:right w:val="none" w:sz="0" w:space="0" w:color="auto"/>
                                      </w:divBdr>
                                      <w:divsChild>
                                        <w:div w:id="210581159">
                                          <w:marLeft w:val="0"/>
                                          <w:marRight w:val="0"/>
                                          <w:marTop w:val="0"/>
                                          <w:marBottom w:val="300"/>
                                          <w:divBdr>
                                            <w:top w:val="none" w:sz="0" w:space="0" w:color="auto"/>
                                            <w:left w:val="none" w:sz="0" w:space="0" w:color="auto"/>
                                            <w:bottom w:val="none" w:sz="0" w:space="0" w:color="auto"/>
                                            <w:right w:val="none" w:sz="0" w:space="0" w:color="auto"/>
                                          </w:divBdr>
                                          <w:divsChild>
                                            <w:div w:id="1562210806">
                                              <w:marLeft w:val="0"/>
                                              <w:marRight w:val="0"/>
                                              <w:marTop w:val="0"/>
                                              <w:marBottom w:val="0"/>
                                              <w:divBdr>
                                                <w:top w:val="none" w:sz="0" w:space="0" w:color="auto"/>
                                                <w:left w:val="none" w:sz="0" w:space="0" w:color="auto"/>
                                                <w:bottom w:val="none" w:sz="0" w:space="0" w:color="auto"/>
                                                <w:right w:val="none" w:sz="0" w:space="0" w:color="auto"/>
                                              </w:divBdr>
                                            </w:div>
                                          </w:divsChild>
                                        </w:div>
                                        <w:div w:id="1976829839">
                                          <w:marLeft w:val="0"/>
                                          <w:marRight w:val="0"/>
                                          <w:marTop w:val="0"/>
                                          <w:marBottom w:val="0"/>
                                          <w:divBdr>
                                            <w:top w:val="none" w:sz="0" w:space="0" w:color="auto"/>
                                            <w:left w:val="none" w:sz="0" w:space="0" w:color="auto"/>
                                            <w:bottom w:val="none" w:sz="0" w:space="0" w:color="auto"/>
                                            <w:right w:val="none" w:sz="0" w:space="0" w:color="auto"/>
                                          </w:divBdr>
                                          <w:divsChild>
                                            <w:div w:id="20190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467433">
                                  <w:marLeft w:val="0"/>
                                  <w:marRight w:val="0"/>
                                  <w:marTop w:val="0"/>
                                  <w:marBottom w:val="0"/>
                                  <w:divBdr>
                                    <w:top w:val="none" w:sz="0" w:space="0" w:color="auto"/>
                                    <w:left w:val="none" w:sz="0" w:space="0" w:color="auto"/>
                                    <w:bottom w:val="none" w:sz="0" w:space="0" w:color="auto"/>
                                    <w:right w:val="none" w:sz="0" w:space="0" w:color="auto"/>
                                  </w:divBdr>
                                  <w:divsChild>
                                    <w:div w:id="321859504">
                                      <w:marLeft w:val="0"/>
                                      <w:marRight w:val="0"/>
                                      <w:marTop w:val="0"/>
                                      <w:marBottom w:val="0"/>
                                      <w:divBdr>
                                        <w:top w:val="none" w:sz="0" w:space="0" w:color="auto"/>
                                        <w:left w:val="none" w:sz="0" w:space="0" w:color="auto"/>
                                        <w:bottom w:val="none" w:sz="0" w:space="0" w:color="auto"/>
                                        <w:right w:val="none" w:sz="0" w:space="0" w:color="auto"/>
                                      </w:divBdr>
                                      <w:divsChild>
                                        <w:div w:id="866287003">
                                          <w:marLeft w:val="0"/>
                                          <w:marRight w:val="0"/>
                                          <w:marTop w:val="0"/>
                                          <w:marBottom w:val="300"/>
                                          <w:divBdr>
                                            <w:top w:val="none" w:sz="0" w:space="0" w:color="auto"/>
                                            <w:left w:val="none" w:sz="0" w:space="0" w:color="auto"/>
                                            <w:bottom w:val="none" w:sz="0" w:space="0" w:color="auto"/>
                                            <w:right w:val="none" w:sz="0" w:space="0" w:color="auto"/>
                                          </w:divBdr>
                                          <w:divsChild>
                                            <w:div w:id="1283341754">
                                              <w:marLeft w:val="0"/>
                                              <w:marRight w:val="0"/>
                                              <w:marTop w:val="0"/>
                                              <w:marBottom w:val="0"/>
                                              <w:divBdr>
                                                <w:top w:val="none" w:sz="0" w:space="0" w:color="auto"/>
                                                <w:left w:val="none" w:sz="0" w:space="0" w:color="auto"/>
                                                <w:bottom w:val="none" w:sz="0" w:space="0" w:color="auto"/>
                                                <w:right w:val="none" w:sz="0" w:space="0" w:color="auto"/>
                                              </w:divBdr>
                                            </w:div>
                                          </w:divsChild>
                                        </w:div>
                                        <w:div w:id="93524473">
                                          <w:marLeft w:val="0"/>
                                          <w:marRight w:val="0"/>
                                          <w:marTop w:val="0"/>
                                          <w:marBottom w:val="0"/>
                                          <w:divBdr>
                                            <w:top w:val="none" w:sz="0" w:space="0" w:color="auto"/>
                                            <w:left w:val="none" w:sz="0" w:space="0" w:color="auto"/>
                                            <w:bottom w:val="none" w:sz="0" w:space="0" w:color="auto"/>
                                            <w:right w:val="none" w:sz="0" w:space="0" w:color="auto"/>
                                          </w:divBdr>
                                          <w:divsChild>
                                            <w:div w:id="109551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851133">
                              <w:marLeft w:val="0"/>
                              <w:marRight w:val="0"/>
                              <w:marTop w:val="0"/>
                              <w:marBottom w:val="0"/>
                              <w:divBdr>
                                <w:top w:val="none" w:sz="0" w:space="0" w:color="auto"/>
                                <w:left w:val="none" w:sz="0" w:space="0" w:color="auto"/>
                                <w:bottom w:val="none" w:sz="0" w:space="0" w:color="auto"/>
                                <w:right w:val="none" w:sz="0" w:space="0" w:color="auto"/>
                              </w:divBdr>
                              <w:divsChild>
                                <w:div w:id="2051296369">
                                  <w:marLeft w:val="0"/>
                                  <w:marRight w:val="0"/>
                                  <w:marTop w:val="0"/>
                                  <w:marBottom w:val="0"/>
                                  <w:divBdr>
                                    <w:top w:val="none" w:sz="0" w:space="0" w:color="auto"/>
                                    <w:left w:val="none" w:sz="0" w:space="0" w:color="auto"/>
                                    <w:bottom w:val="none" w:sz="0" w:space="0" w:color="auto"/>
                                    <w:right w:val="none" w:sz="0" w:space="0" w:color="auto"/>
                                  </w:divBdr>
                                  <w:divsChild>
                                    <w:div w:id="215239648">
                                      <w:marLeft w:val="0"/>
                                      <w:marRight w:val="0"/>
                                      <w:marTop w:val="0"/>
                                      <w:marBottom w:val="0"/>
                                      <w:divBdr>
                                        <w:top w:val="none" w:sz="0" w:space="0" w:color="auto"/>
                                        <w:left w:val="none" w:sz="0" w:space="0" w:color="auto"/>
                                        <w:bottom w:val="none" w:sz="0" w:space="0" w:color="auto"/>
                                        <w:right w:val="none" w:sz="0" w:space="0" w:color="auto"/>
                                      </w:divBdr>
                                      <w:divsChild>
                                        <w:div w:id="96758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4209">
                                  <w:marLeft w:val="0"/>
                                  <w:marRight w:val="0"/>
                                  <w:marTop w:val="0"/>
                                  <w:marBottom w:val="0"/>
                                  <w:divBdr>
                                    <w:top w:val="none" w:sz="0" w:space="0" w:color="auto"/>
                                    <w:left w:val="none" w:sz="0" w:space="0" w:color="auto"/>
                                    <w:bottom w:val="none" w:sz="0" w:space="0" w:color="auto"/>
                                    <w:right w:val="none" w:sz="0" w:space="0" w:color="auto"/>
                                  </w:divBdr>
                                  <w:divsChild>
                                    <w:div w:id="1917742036">
                                      <w:marLeft w:val="0"/>
                                      <w:marRight w:val="0"/>
                                      <w:marTop w:val="0"/>
                                      <w:marBottom w:val="0"/>
                                      <w:divBdr>
                                        <w:top w:val="none" w:sz="0" w:space="0" w:color="auto"/>
                                        <w:left w:val="none" w:sz="0" w:space="0" w:color="auto"/>
                                        <w:bottom w:val="none" w:sz="0" w:space="0" w:color="auto"/>
                                        <w:right w:val="none" w:sz="0" w:space="0" w:color="auto"/>
                                      </w:divBdr>
                                      <w:divsChild>
                                        <w:div w:id="1212767096">
                                          <w:marLeft w:val="0"/>
                                          <w:marRight w:val="0"/>
                                          <w:marTop w:val="0"/>
                                          <w:marBottom w:val="0"/>
                                          <w:divBdr>
                                            <w:top w:val="none" w:sz="0" w:space="0" w:color="auto"/>
                                            <w:left w:val="none" w:sz="0" w:space="0" w:color="auto"/>
                                            <w:bottom w:val="none" w:sz="0" w:space="0" w:color="auto"/>
                                            <w:right w:val="none" w:sz="0" w:space="0" w:color="auto"/>
                                          </w:divBdr>
                                          <w:divsChild>
                                            <w:div w:id="611013496">
                                              <w:marLeft w:val="0"/>
                                              <w:marRight w:val="0"/>
                                              <w:marTop w:val="0"/>
                                              <w:marBottom w:val="0"/>
                                              <w:divBdr>
                                                <w:top w:val="none" w:sz="0" w:space="0" w:color="auto"/>
                                                <w:left w:val="none" w:sz="0" w:space="0" w:color="auto"/>
                                                <w:bottom w:val="none" w:sz="0" w:space="0" w:color="auto"/>
                                                <w:right w:val="none" w:sz="0" w:space="0" w:color="auto"/>
                                              </w:divBdr>
                                            </w:div>
                                          </w:divsChild>
                                        </w:div>
                                        <w:div w:id="222446647">
                                          <w:marLeft w:val="0"/>
                                          <w:marRight w:val="0"/>
                                          <w:marTop w:val="0"/>
                                          <w:marBottom w:val="0"/>
                                          <w:divBdr>
                                            <w:top w:val="none" w:sz="0" w:space="0" w:color="auto"/>
                                            <w:left w:val="none" w:sz="0" w:space="0" w:color="auto"/>
                                            <w:bottom w:val="none" w:sz="0" w:space="0" w:color="auto"/>
                                            <w:right w:val="none" w:sz="0" w:space="0" w:color="auto"/>
                                          </w:divBdr>
                                          <w:divsChild>
                                            <w:div w:id="603612548">
                                              <w:marLeft w:val="0"/>
                                              <w:marRight w:val="0"/>
                                              <w:marTop w:val="0"/>
                                              <w:marBottom w:val="0"/>
                                              <w:divBdr>
                                                <w:top w:val="none" w:sz="0" w:space="0" w:color="auto"/>
                                                <w:left w:val="none" w:sz="0" w:space="0" w:color="auto"/>
                                                <w:bottom w:val="none" w:sz="0" w:space="0" w:color="auto"/>
                                                <w:right w:val="none" w:sz="0" w:space="0" w:color="auto"/>
                                              </w:divBdr>
                                            </w:div>
                                          </w:divsChild>
                                        </w:div>
                                        <w:div w:id="2038388331">
                                          <w:marLeft w:val="0"/>
                                          <w:marRight w:val="0"/>
                                          <w:marTop w:val="0"/>
                                          <w:marBottom w:val="0"/>
                                          <w:divBdr>
                                            <w:top w:val="none" w:sz="0" w:space="0" w:color="auto"/>
                                            <w:left w:val="none" w:sz="0" w:space="0" w:color="auto"/>
                                            <w:bottom w:val="none" w:sz="0" w:space="0" w:color="auto"/>
                                            <w:right w:val="none" w:sz="0" w:space="0" w:color="auto"/>
                                          </w:divBdr>
                                          <w:divsChild>
                                            <w:div w:id="28843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7168238">
      <w:bodyDiv w:val="1"/>
      <w:marLeft w:val="0"/>
      <w:marRight w:val="0"/>
      <w:marTop w:val="0"/>
      <w:marBottom w:val="0"/>
      <w:divBdr>
        <w:top w:val="none" w:sz="0" w:space="0" w:color="auto"/>
        <w:left w:val="none" w:sz="0" w:space="0" w:color="auto"/>
        <w:bottom w:val="none" w:sz="0" w:space="0" w:color="auto"/>
        <w:right w:val="none" w:sz="0" w:space="0" w:color="auto"/>
      </w:divBdr>
      <w:divsChild>
        <w:div w:id="3182661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uffingtonpost.com/2012/01/22/email-etiquette-bcc_n_1221901.html" TargetMode="External"/><Relationship Id="rId13" Type="http://schemas.openxmlformats.org/officeDocument/2006/relationships/hyperlink" Target="https://www.learn-english-today.com/resources-for-teachers/conversation-topics_business.html" TargetMode="External"/><Relationship Id="rId3" Type="http://schemas.openxmlformats.org/officeDocument/2006/relationships/settings" Target="settings.xml"/><Relationship Id="rId7" Type="http://schemas.openxmlformats.org/officeDocument/2006/relationships/hyperlink" Target="https://itpmschool.com/team-meetings/"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www.freecodecamp.org/learn/a2-english-for-developers/"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huffpost.com/entry/email-etiquette-bcc_n_1221901" TargetMode="External"/><Relationship Id="rId14" Type="http://schemas.openxmlformats.org/officeDocument/2006/relationships/hyperlink" Target="https://www.teach-this.com/images/resources/common-verbs-crossword.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9</Pages>
  <Words>1269</Words>
  <Characters>6983</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Marielle</dc:creator>
  <cp:keywords/>
  <dc:description/>
  <cp:lastModifiedBy>Sophie Marielle</cp:lastModifiedBy>
  <cp:revision>26</cp:revision>
  <dcterms:created xsi:type="dcterms:W3CDTF">2024-01-30T20:42:00Z</dcterms:created>
  <dcterms:modified xsi:type="dcterms:W3CDTF">2024-02-01T12:24:00Z</dcterms:modified>
</cp:coreProperties>
</file>